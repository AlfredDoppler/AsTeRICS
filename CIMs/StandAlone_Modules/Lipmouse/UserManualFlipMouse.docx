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767C" w:rsidRDefault="008A2394" w:rsidP="002068AD">
      <w:pPr>
        <w:pStyle w:val="DeckblattTitel1"/>
        <w:rPr>
          <w:lang w:val="en-US"/>
        </w:rPr>
      </w:pPr>
      <w:proofErr w:type="spellStart"/>
      <w:r>
        <w:rPr>
          <w:lang w:val="en-US"/>
        </w:rPr>
        <w:t>FLipMouse</w:t>
      </w:r>
      <w:proofErr w:type="spellEnd"/>
      <w:r w:rsidR="007D2D67" w:rsidRPr="00C305C0">
        <w:rPr>
          <w:lang w:val="en-US"/>
        </w:rPr>
        <w:t xml:space="preserve"> </w:t>
      </w:r>
    </w:p>
    <w:p w:rsidR="007D2D67" w:rsidRPr="0041767C" w:rsidRDefault="00003B14" w:rsidP="002068AD">
      <w:pPr>
        <w:pStyle w:val="DeckblattTitel1"/>
        <w:rPr>
          <w:sz w:val="50"/>
          <w:szCs w:val="50"/>
          <w:lang w:val="en-US"/>
        </w:rPr>
      </w:pPr>
      <w:r>
        <w:rPr>
          <w:sz w:val="50"/>
          <w:szCs w:val="50"/>
          <w:lang w:val="en-US"/>
        </w:rPr>
        <w:t xml:space="preserve"> </w:t>
      </w:r>
      <w:proofErr w:type="gramStart"/>
      <w:r w:rsidR="0041767C" w:rsidRPr="0041767C">
        <w:rPr>
          <w:sz w:val="50"/>
          <w:szCs w:val="50"/>
          <w:lang w:val="en-US"/>
        </w:rPr>
        <w:t>alternative</w:t>
      </w:r>
      <w:proofErr w:type="gramEnd"/>
      <w:r w:rsidR="0041767C" w:rsidRPr="0041767C">
        <w:rPr>
          <w:sz w:val="50"/>
          <w:szCs w:val="50"/>
          <w:lang w:val="en-US"/>
        </w:rPr>
        <w:t xml:space="preserve"> computer input device</w:t>
      </w:r>
    </w:p>
    <w:p w:rsidR="007D2D67" w:rsidRPr="00C305C0" w:rsidRDefault="007D2D67" w:rsidP="002068AD">
      <w:pPr>
        <w:pStyle w:val="DeckblattTitel1"/>
        <w:rPr>
          <w:sz w:val="56"/>
          <w:szCs w:val="20"/>
          <w:lang w:val="en-US"/>
        </w:rPr>
      </w:pPr>
    </w:p>
    <w:p w:rsidR="001A3DE8" w:rsidRPr="00E44A53" w:rsidRDefault="007D2D67" w:rsidP="00254349">
      <w:pPr>
        <w:pStyle w:val="DeckblattTitel1"/>
        <w:jc w:val="both"/>
        <w:rPr>
          <w:color w:val="C6D9F1" w:themeColor="text2" w:themeTint="33"/>
          <w:sz w:val="52"/>
          <w:szCs w:val="18"/>
          <w:lang w:val="en-US"/>
        </w:rPr>
      </w:pPr>
      <w:r w:rsidRPr="00E44A53">
        <w:rPr>
          <w:color w:val="C6D9F1" w:themeColor="text2" w:themeTint="33"/>
          <w:sz w:val="52"/>
          <w:szCs w:val="18"/>
          <w:lang w:val="en-US"/>
        </w:rPr>
        <w:t>User Manual</w:t>
      </w:r>
    </w:p>
    <w:p w:rsidR="007B5D07" w:rsidRPr="00C305C0" w:rsidRDefault="007B5D07" w:rsidP="007B5D07">
      <w:pPr>
        <w:rPr>
          <w:lang w:val="en-US"/>
        </w:rPr>
      </w:pPr>
    </w:p>
    <w:p w:rsidR="007B5D07" w:rsidRPr="00C305C0" w:rsidRDefault="007B5D07"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Default="0091134F" w:rsidP="007B5D07">
      <w:pPr>
        <w:rPr>
          <w:lang w:val="en-US"/>
        </w:rPr>
      </w:pPr>
    </w:p>
    <w:p w:rsidR="00E03AEA" w:rsidRPr="00C305C0" w:rsidRDefault="00E03AEA" w:rsidP="007B5D07">
      <w:pPr>
        <w:rPr>
          <w:lang w:val="en-US"/>
        </w:rPr>
      </w:pPr>
    </w:p>
    <w:p w:rsidR="0091134F" w:rsidRPr="00C305C0" w:rsidRDefault="0091134F" w:rsidP="007B5D07">
      <w:pPr>
        <w:rPr>
          <w:lang w:val="en-US"/>
        </w:rPr>
      </w:pPr>
    </w:p>
    <w:p w:rsidR="0091134F" w:rsidRPr="00C305C0" w:rsidRDefault="00FA1022" w:rsidP="007B5D07">
      <w:pPr>
        <w:rPr>
          <w:lang w:val="en-US"/>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3.3pt;margin-top:10.7pt;width:212.6pt;height:217.05pt;rotation:597380fd;z-index:251782144;mso-position-horizontal-relative:text;mso-position-vertical-relative:text">
            <v:imagedata r:id="rId9" o:title="flm2" blacklevel="4588f"/>
          </v:shape>
        </w:pict>
      </w:r>
    </w:p>
    <w:p w:rsidR="0091134F" w:rsidRPr="00C305C0" w:rsidRDefault="00E03AEA" w:rsidP="007B5D07">
      <w:pPr>
        <w:rPr>
          <w:lang w:val="en-US"/>
        </w:rPr>
      </w:pPr>
      <w:r w:rsidRPr="00C305C0">
        <w:rPr>
          <w:noProof/>
        </w:rPr>
        <w:drawing>
          <wp:anchor distT="0" distB="0" distL="114300" distR="114300" simplePos="0" relativeHeight="251658240" behindDoc="0" locked="0" layoutInCell="1" allowOverlap="1" wp14:anchorId="0015E733" wp14:editId="6353458C">
            <wp:simplePos x="0" y="0"/>
            <wp:positionH relativeFrom="column">
              <wp:posOffset>3811905</wp:posOffset>
            </wp:positionH>
            <wp:positionV relativeFrom="paragraph">
              <wp:posOffset>71755</wp:posOffset>
            </wp:positionV>
            <wp:extent cx="2567940" cy="1742440"/>
            <wp:effectExtent l="0" t="0" r="0" b="0"/>
            <wp:wrapNone/>
            <wp:docPr id="5" name="Bild 5" descr="asterics_academy_logo_v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terics_academy_logo_vd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67940" cy="1742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3F4113" w:rsidRPr="00C305C0" w:rsidRDefault="003F4113" w:rsidP="003F4113">
      <w:pPr>
        <w:rPr>
          <w:lang w:val="en-US"/>
        </w:rPr>
      </w:pPr>
    </w:p>
    <w:p w:rsidR="00106B0D" w:rsidRPr="00C305C0" w:rsidRDefault="00106B0D" w:rsidP="003F4113">
      <w:pPr>
        <w:rPr>
          <w:lang w:val="en-US"/>
        </w:rPr>
      </w:pPr>
    </w:p>
    <w:p w:rsidR="007B5D07" w:rsidRPr="00C305C0" w:rsidRDefault="007B5D07" w:rsidP="00B03E99">
      <w:pPr>
        <w:pStyle w:val="Anmerkungen-bittelschen"/>
        <w:rPr>
          <w:lang w:val="en-US"/>
        </w:rPr>
      </w:pPr>
    </w:p>
    <w:p w:rsidR="007B5D07" w:rsidRPr="00C305C0" w:rsidRDefault="007B5D07" w:rsidP="007B5D07">
      <w:pPr>
        <w:rPr>
          <w:lang w:val="en-US"/>
        </w:rPr>
      </w:pPr>
    </w:p>
    <w:p w:rsidR="007B5D07" w:rsidRPr="00C305C0" w:rsidRDefault="007B5D07" w:rsidP="007B5D07">
      <w:pPr>
        <w:rPr>
          <w:lang w:val="en-US"/>
        </w:rPr>
        <w:sectPr w:rsidR="007B5D07" w:rsidRPr="00C305C0" w:rsidSect="007D3DAB">
          <w:footerReference w:type="even" r:id="rId11"/>
          <w:footerReference w:type="default" r:id="rId12"/>
          <w:headerReference w:type="first" r:id="rId13"/>
          <w:pgSz w:w="11906" w:h="16838"/>
          <w:pgMar w:top="3402" w:right="1134" w:bottom="2268" w:left="1134" w:header="0" w:footer="709" w:gutter="0"/>
          <w:cols w:space="708"/>
          <w:titlePg/>
          <w:docGrid w:linePitch="360"/>
        </w:sectPr>
      </w:pPr>
    </w:p>
    <w:p w:rsidR="00003B14" w:rsidRDefault="00003B14" w:rsidP="007D2D67">
      <w:pPr>
        <w:pStyle w:val="berschrift1"/>
        <w:rPr>
          <w:lang w:val="en-US"/>
        </w:rPr>
      </w:pPr>
      <w:bookmarkStart w:id="0" w:name="_Toc414195790"/>
      <w:bookmarkStart w:id="1" w:name="_Toc414308412"/>
      <w:bookmarkStart w:id="2" w:name="_Toc414627250"/>
    </w:p>
    <w:p w:rsidR="007D2D67" w:rsidRPr="00C305C0" w:rsidRDefault="007D2D67" w:rsidP="007D2D67">
      <w:pPr>
        <w:pStyle w:val="berschrift1"/>
        <w:rPr>
          <w:lang w:val="en-US"/>
        </w:rPr>
      </w:pPr>
      <w:bookmarkStart w:id="3" w:name="_Toc415516892"/>
      <w:r w:rsidRPr="00C305C0">
        <w:rPr>
          <w:lang w:val="en-US"/>
        </w:rPr>
        <w:t>Preface</w:t>
      </w:r>
      <w:bookmarkEnd w:id="0"/>
      <w:bookmarkEnd w:id="1"/>
      <w:bookmarkEnd w:id="2"/>
      <w:bookmarkEnd w:id="3"/>
    </w:p>
    <w:p w:rsidR="0067594E" w:rsidRDefault="0067594E" w:rsidP="005D48D2">
      <w:pPr>
        <w:rPr>
          <w:lang w:val="en-US"/>
        </w:rPr>
      </w:pPr>
    </w:p>
    <w:p w:rsidR="0041767C" w:rsidRDefault="0041767C" w:rsidP="0041767C">
      <w:pPr>
        <w:rPr>
          <w:lang w:val="en-US"/>
        </w:rPr>
      </w:pPr>
      <w:r>
        <w:rPr>
          <w:lang w:val="en-US"/>
        </w:rPr>
        <w:t xml:space="preserve">The </w:t>
      </w:r>
      <w:proofErr w:type="spellStart"/>
      <w:r>
        <w:rPr>
          <w:lang w:val="en-US"/>
        </w:rPr>
        <w:t>FLipMouse</w:t>
      </w:r>
      <w:proofErr w:type="spellEnd"/>
      <w:r>
        <w:rPr>
          <w:lang w:val="en-US"/>
        </w:rPr>
        <w:t xml:space="preserve"> is an open source Assistive Technology module </w:t>
      </w:r>
      <w:r w:rsidRPr="00C305C0">
        <w:rPr>
          <w:lang w:val="en-US"/>
        </w:rPr>
        <w:t xml:space="preserve">developed by the </w:t>
      </w:r>
      <w:proofErr w:type="spellStart"/>
      <w:r w:rsidRPr="00C305C0">
        <w:rPr>
          <w:lang w:val="en-US"/>
        </w:rPr>
        <w:t>AsTeRIC</w:t>
      </w:r>
      <w:r>
        <w:rPr>
          <w:lang w:val="en-US"/>
        </w:rPr>
        <w:t>S</w:t>
      </w:r>
      <w:proofErr w:type="spellEnd"/>
      <w:r w:rsidRPr="00C305C0">
        <w:rPr>
          <w:lang w:val="en-US"/>
        </w:rPr>
        <w:t xml:space="preserve"> </w:t>
      </w:r>
      <w:r>
        <w:rPr>
          <w:lang w:val="en-US"/>
        </w:rPr>
        <w:t>A</w:t>
      </w:r>
      <w:r w:rsidRPr="00C305C0">
        <w:rPr>
          <w:lang w:val="en-US"/>
        </w:rPr>
        <w:t>cademy</w:t>
      </w:r>
      <w:r>
        <w:rPr>
          <w:lang w:val="en-US"/>
        </w:rPr>
        <w:t xml:space="preserve"> project of the University of Applied Sciences, </w:t>
      </w:r>
      <w:proofErr w:type="spellStart"/>
      <w:r>
        <w:rPr>
          <w:lang w:val="en-US"/>
        </w:rPr>
        <w:t>Technikum</w:t>
      </w:r>
      <w:proofErr w:type="spellEnd"/>
      <w:r>
        <w:rPr>
          <w:lang w:val="en-US"/>
        </w:rPr>
        <w:t xml:space="preserve"> Wien.</w:t>
      </w:r>
      <w:r w:rsidRPr="00C305C0">
        <w:rPr>
          <w:lang w:val="en-US"/>
        </w:rPr>
        <w:t xml:space="preserve"> </w:t>
      </w:r>
      <w:r>
        <w:rPr>
          <w:lang w:val="en-US"/>
        </w:rPr>
        <w:t xml:space="preserve">The </w:t>
      </w:r>
      <w:proofErr w:type="spellStart"/>
      <w:r>
        <w:rPr>
          <w:lang w:val="en-US"/>
        </w:rPr>
        <w:t>FLipMouse</w:t>
      </w:r>
      <w:proofErr w:type="spellEnd"/>
      <w:r>
        <w:rPr>
          <w:lang w:val="en-US"/>
        </w:rPr>
        <w:t xml:space="preserve"> allows control of a computer mouse cursor as well as typing desired keyboard keys for people who cannot use standard computer input devices. The </w:t>
      </w:r>
      <w:proofErr w:type="spellStart"/>
      <w:r>
        <w:rPr>
          <w:lang w:val="en-US"/>
        </w:rPr>
        <w:t>FLipMouse</w:t>
      </w:r>
      <w:proofErr w:type="spellEnd"/>
      <w:r>
        <w:rPr>
          <w:lang w:val="en-US"/>
        </w:rPr>
        <w:t xml:space="preserve"> </w:t>
      </w:r>
      <w:r w:rsidR="00003B14">
        <w:rPr>
          <w:lang w:val="en-US"/>
        </w:rPr>
        <w:t xml:space="preserve">device </w:t>
      </w:r>
      <w:r>
        <w:rPr>
          <w:lang w:val="en-US"/>
        </w:rPr>
        <w:t>can be actuated with minimal finger- or lip-movements and</w:t>
      </w:r>
      <w:r w:rsidR="00003B14">
        <w:rPr>
          <w:lang w:val="en-US"/>
        </w:rPr>
        <w:t>/or</w:t>
      </w:r>
      <w:r>
        <w:rPr>
          <w:lang w:val="en-US"/>
        </w:rPr>
        <w:t xml:space="preserve"> sip &amp; puff activities</w:t>
      </w:r>
      <w:r w:rsidR="00F528F0">
        <w:rPr>
          <w:lang w:val="en-US"/>
        </w:rPr>
        <w:t xml:space="preserve"> </w:t>
      </w:r>
      <w:r>
        <w:rPr>
          <w:lang w:val="en-US"/>
        </w:rPr>
        <w:t>via a dedicated mouthpiece.</w:t>
      </w:r>
    </w:p>
    <w:p w:rsidR="0041767C" w:rsidRDefault="0041767C" w:rsidP="005D48D2">
      <w:pPr>
        <w:rPr>
          <w:lang w:val="en-US"/>
        </w:rPr>
      </w:pPr>
    </w:p>
    <w:p w:rsidR="0067594E" w:rsidRDefault="007D2D67" w:rsidP="005D48D2">
      <w:pPr>
        <w:rPr>
          <w:lang w:val="en-US"/>
        </w:rPr>
      </w:pPr>
      <w:r w:rsidRPr="00C305C0">
        <w:rPr>
          <w:lang w:val="en-US"/>
        </w:rPr>
        <w:t xml:space="preserve">The </w:t>
      </w:r>
      <w:proofErr w:type="spellStart"/>
      <w:r w:rsidR="008A2394">
        <w:rPr>
          <w:lang w:val="en-US"/>
        </w:rPr>
        <w:t>FLipMouse</w:t>
      </w:r>
      <w:proofErr w:type="spellEnd"/>
      <w:r w:rsidRPr="00C305C0">
        <w:rPr>
          <w:lang w:val="en-US"/>
        </w:rPr>
        <w:t xml:space="preserve"> </w:t>
      </w:r>
      <w:r w:rsidR="0067594E">
        <w:rPr>
          <w:lang w:val="en-US"/>
        </w:rPr>
        <w:t>G</w:t>
      </w:r>
      <w:r w:rsidRPr="00C305C0">
        <w:rPr>
          <w:lang w:val="en-US"/>
        </w:rPr>
        <w:t xml:space="preserve">raphical </w:t>
      </w:r>
      <w:r w:rsidR="0067594E">
        <w:rPr>
          <w:lang w:val="en-US"/>
        </w:rPr>
        <w:t>U</w:t>
      </w:r>
      <w:r w:rsidRPr="00C305C0">
        <w:rPr>
          <w:lang w:val="en-US"/>
        </w:rPr>
        <w:t xml:space="preserve">ser </w:t>
      </w:r>
      <w:r w:rsidR="0067594E">
        <w:rPr>
          <w:lang w:val="en-US"/>
        </w:rPr>
        <w:t>I</w:t>
      </w:r>
      <w:r w:rsidRPr="00C305C0">
        <w:rPr>
          <w:lang w:val="en-US"/>
        </w:rPr>
        <w:t>nter</w:t>
      </w:r>
      <w:r w:rsidR="0067594E">
        <w:rPr>
          <w:lang w:val="en-US"/>
        </w:rPr>
        <w:t>face</w:t>
      </w:r>
      <w:r w:rsidRPr="00C305C0">
        <w:rPr>
          <w:lang w:val="en-US"/>
        </w:rPr>
        <w:t xml:space="preserve"> (GUI) is </w:t>
      </w:r>
      <w:r w:rsidR="0067594E">
        <w:rPr>
          <w:lang w:val="en-US"/>
        </w:rPr>
        <w:t xml:space="preserve">a software application </w:t>
      </w:r>
      <w:r w:rsidRPr="00C305C0">
        <w:rPr>
          <w:lang w:val="en-US"/>
        </w:rPr>
        <w:t xml:space="preserve">intended for use </w:t>
      </w:r>
      <w:r w:rsidR="00CC6E05" w:rsidRPr="00C305C0">
        <w:rPr>
          <w:lang w:val="en-US"/>
        </w:rPr>
        <w:t xml:space="preserve">in </w:t>
      </w:r>
      <w:r w:rsidR="00556702" w:rsidRPr="00C305C0">
        <w:rPr>
          <w:lang w:val="en-US"/>
        </w:rPr>
        <w:t>conjunction</w:t>
      </w:r>
      <w:r w:rsidR="00CC6E05" w:rsidRPr="00C305C0">
        <w:rPr>
          <w:lang w:val="en-US"/>
        </w:rPr>
        <w:t xml:space="preserve"> wi</w:t>
      </w:r>
      <w:r w:rsidRPr="00C305C0">
        <w:rPr>
          <w:lang w:val="en-US"/>
        </w:rPr>
        <w:t xml:space="preserve">th the </w:t>
      </w:r>
      <w:proofErr w:type="spellStart"/>
      <w:r w:rsidR="008A2394">
        <w:rPr>
          <w:lang w:val="en-US"/>
        </w:rPr>
        <w:t>FLipMouse</w:t>
      </w:r>
      <w:proofErr w:type="spellEnd"/>
      <w:r w:rsidRPr="00C305C0">
        <w:rPr>
          <w:lang w:val="en-US"/>
        </w:rPr>
        <w:t xml:space="preserve"> </w:t>
      </w:r>
      <w:r w:rsidR="00525D34" w:rsidRPr="00C305C0">
        <w:rPr>
          <w:lang w:val="en-US"/>
        </w:rPr>
        <w:t>device</w:t>
      </w:r>
      <w:r w:rsidR="0041767C">
        <w:rPr>
          <w:lang w:val="en-US"/>
        </w:rPr>
        <w:t xml:space="preserve">. </w:t>
      </w:r>
      <w:r w:rsidR="0067594E" w:rsidRPr="00C305C0">
        <w:rPr>
          <w:lang w:val="en-US"/>
        </w:rPr>
        <w:t xml:space="preserve">This user manual includes a description of the </w:t>
      </w:r>
      <w:r w:rsidR="0067594E">
        <w:rPr>
          <w:lang w:val="en-US"/>
        </w:rPr>
        <w:t>Graphical U</w:t>
      </w:r>
      <w:r w:rsidR="0067594E" w:rsidRPr="00C305C0">
        <w:rPr>
          <w:lang w:val="en-US"/>
        </w:rPr>
        <w:t xml:space="preserve">ser </w:t>
      </w:r>
      <w:r w:rsidR="0067594E">
        <w:rPr>
          <w:lang w:val="en-US"/>
        </w:rPr>
        <w:t>I</w:t>
      </w:r>
      <w:r w:rsidR="0067594E" w:rsidRPr="00C305C0">
        <w:rPr>
          <w:lang w:val="en-US"/>
        </w:rPr>
        <w:t xml:space="preserve">nterface </w:t>
      </w:r>
      <w:r w:rsidR="0067594E">
        <w:rPr>
          <w:lang w:val="en-US"/>
        </w:rPr>
        <w:t xml:space="preserve">for the configuration of the different functions of the </w:t>
      </w:r>
      <w:proofErr w:type="spellStart"/>
      <w:r w:rsidR="0067594E">
        <w:rPr>
          <w:lang w:val="en-US"/>
        </w:rPr>
        <w:t>FLipmouse</w:t>
      </w:r>
      <w:proofErr w:type="spellEnd"/>
      <w:r w:rsidR="0067594E">
        <w:rPr>
          <w:lang w:val="en-US"/>
        </w:rPr>
        <w:t xml:space="preserve"> –</w:t>
      </w:r>
      <w:r w:rsidR="0067594E" w:rsidRPr="00C305C0">
        <w:rPr>
          <w:lang w:val="en-US"/>
        </w:rPr>
        <w:t xml:space="preserve"> as well as explanation</w:t>
      </w:r>
      <w:r w:rsidR="0067594E">
        <w:rPr>
          <w:lang w:val="en-US"/>
        </w:rPr>
        <w:t>s</w:t>
      </w:r>
      <w:r w:rsidR="0067594E" w:rsidRPr="00C305C0">
        <w:rPr>
          <w:lang w:val="en-US"/>
        </w:rPr>
        <w:t xml:space="preserve"> of how to use th</w:t>
      </w:r>
      <w:r w:rsidR="0067594E">
        <w:rPr>
          <w:lang w:val="en-US"/>
        </w:rPr>
        <w:t>ose</w:t>
      </w:r>
      <w:r w:rsidR="0067594E" w:rsidRPr="00C305C0">
        <w:rPr>
          <w:lang w:val="en-US"/>
        </w:rPr>
        <w:t xml:space="preserve"> features. </w:t>
      </w:r>
      <w:r w:rsidR="0041767C">
        <w:rPr>
          <w:lang w:val="en-US"/>
        </w:rPr>
        <w:t>A</w:t>
      </w:r>
      <w:r w:rsidR="0067594E">
        <w:rPr>
          <w:lang w:val="en-US"/>
        </w:rPr>
        <w:t xml:space="preserve"> configured </w:t>
      </w:r>
      <w:proofErr w:type="spellStart"/>
      <w:r w:rsidR="0067594E">
        <w:rPr>
          <w:lang w:val="en-US"/>
        </w:rPr>
        <w:t>FLipmouse</w:t>
      </w:r>
      <w:proofErr w:type="spellEnd"/>
      <w:r w:rsidR="0067594E">
        <w:rPr>
          <w:lang w:val="en-US"/>
        </w:rPr>
        <w:t xml:space="preserve"> module can be used on any computer without installation of special software, because the </w:t>
      </w:r>
      <w:proofErr w:type="spellStart"/>
      <w:r w:rsidR="0067594E">
        <w:rPr>
          <w:lang w:val="en-US"/>
        </w:rPr>
        <w:t>FLipMouse</w:t>
      </w:r>
      <w:proofErr w:type="spellEnd"/>
      <w:r w:rsidR="0067594E">
        <w:rPr>
          <w:lang w:val="en-US"/>
        </w:rPr>
        <w:t xml:space="preserve"> module behaves exactly like a standard mouse and keyboard which is plugged into the computer. </w:t>
      </w:r>
    </w:p>
    <w:p w:rsidR="0067594E" w:rsidRDefault="0067594E" w:rsidP="005D48D2">
      <w:pPr>
        <w:rPr>
          <w:lang w:val="en-US"/>
        </w:rPr>
      </w:pPr>
    </w:p>
    <w:p w:rsidR="0067594E" w:rsidRDefault="00F528F0" w:rsidP="005D48D2">
      <w:pPr>
        <w:rPr>
          <w:lang w:val="en-US"/>
        </w:rPr>
      </w:pPr>
      <w:r>
        <w:rPr>
          <w:lang w:val="en-US"/>
        </w:rPr>
        <w:t>Furthermore, this manual covers the</w:t>
      </w:r>
      <w:r w:rsidR="00022994">
        <w:rPr>
          <w:lang w:val="en-US"/>
        </w:rPr>
        <w:t xml:space="preserve"> </w:t>
      </w:r>
      <w:r>
        <w:rPr>
          <w:lang w:val="en-US"/>
        </w:rPr>
        <w:t xml:space="preserve">installation of the </w:t>
      </w:r>
      <w:proofErr w:type="spellStart"/>
      <w:r w:rsidR="00022994">
        <w:rPr>
          <w:lang w:val="en-US"/>
        </w:rPr>
        <w:t>FLipMouse</w:t>
      </w:r>
      <w:proofErr w:type="spellEnd"/>
      <w:r w:rsidR="00022994">
        <w:rPr>
          <w:lang w:val="en-US"/>
        </w:rPr>
        <w:t xml:space="preserve"> GUI application</w:t>
      </w:r>
      <w:r>
        <w:rPr>
          <w:lang w:val="en-US"/>
        </w:rPr>
        <w:t xml:space="preserve"> and important guidelines for using the </w:t>
      </w:r>
      <w:proofErr w:type="spellStart"/>
      <w:r>
        <w:rPr>
          <w:lang w:val="en-US"/>
        </w:rPr>
        <w:t>FLipMouse</w:t>
      </w:r>
      <w:proofErr w:type="spellEnd"/>
      <w:r>
        <w:rPr>
          <w:lang w:val="en-US"/>
        </w:rPr>
        <w:t>, in particular cleaning procedures and hygienic precautions</w:t>
      </w:r>
      <w:r w:rsidR="0067594E" w:rsidRPr="00C305C0">
        <w:rPr>
          <w:lang w:val="en-US"/>
        </w:rPr>
        <w:t>.</w:t>
      </w:r>
    </w:p>
    <w:p w:rsidR="0067594E" w:rsidRDefault="0067594E" w:rsidP="005D48D2">
      <w:pPr>
        <w:rPr>
          <w:lang w:val="en-US"/>
        </w:rPr>
      </w:pPr>
    </w:p>
    <w:p w:rsidR="0041767C" w:rsidRDefault="0041767C" w:rsidP="005D48D2">
      <w:pPr>
        <w:rPr>
          <w:lang w:val="en-US"/>
        </w:rPr>
      </w:pPr>
      <w:proofErr w:type="gramStart"/>
      <w:r>
        <w:rPr>
          <w:lang w:val="en-US"/>
        </w:rPr>
        <w:t xml:space="preserve">The </w:t>
      </w:r>
      <w:proofErr w:type="spellStart"/>
      <w:r>
        <w:rPr>
          <w:lang w:val="en-US"/>
        </w:rPr>
        <w:t>AsTeRICS</w:t>
      </w:r>
      <w:proofErr w:type="spellEnd"/>
      <w:r>
        <w:rPr>
          <w:lang w:val="en-US"/>
        </w:rPr>
        <w:t xml:space="preserve"> Academy project.</w:t>
      </w:r>
      <w:proofErr w:type="gramEnd"/>
    </w:p>
    <w:p w:rsidR="00E03AEA" w:rsidRDefault="00FA1022" w:rsidP="005D48D2">
      <w:pPr>
        <w:rPr>
          <w:lang w:val="en-US"/>
        </w:rPr>
      </w:pPr>
      <w:hyperlink r:id="rId14" w:history="1">
        <w:r w:rsidR="0041767C" w:rsidRPr="00832FD1">
          <w:rPr>
            <w:rStyle w:val="Hyperlink"/>
            <w:lang w:val="en-US"/>
          </w:rPr>
          <w:t>http://www.asterics-academy.net</w:t>
        </w:r>
      </w:hyperlink>
    </w:p>
    <w:p w:rsidR="00E03AEA" w:rsidRDefault="00E03AEA" w:rsidP="005D48D2">
      <w:pPr>
        <w:rPr>
          <w:lang w:val="en-US"/>
        </w:rPr>
      </w:pPr>
    </w:p>
    <w:p w:rsidR="00E03AEA" w:rsidRDefault="00E03AEA" w:rsidP="005D48D2">
      <w:pPr>
        <w:rPr>
          <w:lang w:val="en-US"/>
        </w:rPr>
      </w:pPr>
    </w:p>
    <w:p w:rsidR="00E03AEA" w:rsidRDefault="00E03AEA" w:rsidP="005D48D2">
      <w:pPr>
        <w:rPr>
          <w:lang w:val="en-US"/>
        </w:rPr>
      </w:pPr>
      <w:r>
        <w:rPr>
          <w:noProof/>
        </w:rPr>
        <w:drawing>
          <wp:anchor distT="0" distB="0" distL="114300" distR="114300" simplePos="0" relativeHeight="251780096" behindDoc="0" locked="0" layoutInCell="1" allowOverlap="1" wp14:anchorId="3F4C3424" wp14:editId="69790ED6">
            <wp:simplePos x="0" y="0"/>
            <wp:positionH relativeFrom="column">
              <wp:posOffset>4139565</wp:posOffset>
            </wp:positionH>
            <wp:positionV relativeFrom="paragraph">
              <wp:posOffset>122555</wp:posOffset>
            </wp:positionV>
            <wp:extent cx="1932940" cy="1342390"/>
            <wp:effectExtent l="0" t="0" r="0" b="0"/>
            <wp:wrapNone/>
            <wp:docPr id="381" name="Grafik 381" descr="http://holgys-homepage.de/Fli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holgys-homepage.de/Flip.gi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32940" cy="13423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03AEA" w:rsidRDefault="00E03AEA" w:rsidP="005D48D2">
      <w:pPr>
        <w:rPr>
          <w:lang w:val="en-US"/>
        </w:rPr>
      </w:pPr>
    </w:p>
    <w:p w:rsidR="00E03AEA" w:rsidRDefault="00E03AEA" w:rsidP="005D48D2">
      <w:pPr>
        <w:rPr>
          <w:lang w:val="en-US"/>
        </w:rPr>
      </w:pPr>
    </w:p>
    <w:p w:rsidR="00E03AEA" w:rsidRDefault="00E03AEA" w:rsidP="005D48D2">
      <w:pPr>
        <w:rPr>
          <w:lang w:val="en-US"/>
        </w:rPr>
      </w:pPr>
    </w:p>
    <w:p w:rsidR="00E03AEA" w:rsidRDefault="00E03AEA" w:rsidP="005D48D2">
      <w:pPr>
        <w:rPr>
          <w:lang w:val="en-US"/>
        </w:rPr>
      </w:pPr>
    </w:p>
    <w:p w:rsidR="00E03AEA" w:rsidRDefault="00E03AEA" w:rsidP="005D48D2">
      <w:pPr>
        <w:rPr>
          <w:lang w:val="en-US"/>
        </w:rPr>
      </w:pPr>
    </w:p>
    <w:p w:rsidR="00E03AEA" w:rsidRDefault="00E03AEA" w:rsidP="005D48D2">
      <w:pPr>
        <w:rPr>
          <w:lang w:val="en-US"/>
        </w:rPr>
      </w:pPr>
    </w:p>
    <w:p w:rsidR="00E03AEA" w:rsidRDefault="00E03AEA" w:rsidP="005D48D2">
      <w:pPr>
        <w:rPr>
          <w:lang w:val="en-US"/>
        </w:rPr>
      </w:pPr>
    </w:p>
    <w:p w:rsidR="00E03AEA" w:rsidRPr="00E03AEA" w:rsidRDefault="00E03AEA" w:rsidP="00E03AEA">
      <w:pPr>
        <w:jc w:val="right"/>
        <w:rPr>
          <w:color w:val="002060"/>
          <w:sz w:val="18"/>
          <w:lang w:val="en-US"/>
        </w:rPr>
      </w:pPr>
      <w:r w:rsidRPr="00E03AEA">
        <w:rPr>
          <w:color w:val="002060"/>
          <w:sz w:val="18"/>
          <w:lang w:val="en-US"/>
        </w:rPr>
        <w:t>“Flip”</w:t>
      </w:r>
      <w:r w:rsidR="00003B14">
        <w:rPr>
          <w:color w:val="002060"/>
          <w:sz w:val="18"/>
          <w:lang w:val="en-US"/>
        </w:rPr>
        <w:t>,</w:t>
      </w:r>
      <w:r w:rsidR="0041767C">
        <w:rPr>
          <w:color w:val="002060"/>
          <w:sz w:val="18"/>
          <w:lang w:val="en-US"/>
        </w:rPr>
        <w:t xml:space="preserve"> </w:t>
      </w:r>
      <w:r w:rsidRPr="00E03AEA">
        <w:rPr>
          <w:color w:val="002060"/>
          <w:sz w:val="18"/>
          <w:lang w:val="en-US"/>
        </w:rPr>
        <w:t xml:space="preserve">the </w:t>
      </w:r>
      <w:proofErr w:type="spellStart"/>
      <w:r w:rsidR="0041767C">
        <w:rPr>
          <w:color w:val="002060"/>
          <w:sz w:val="18"/>
          <w:lang w:val="en-US"/>
        </w:rPr>
        <w:t>vagabound</w:t>
      </w:r>
      <w:proofErr w:type="spellEnd"/>
      <w:r w:rsidR="0041767C">
        <w:rPr>
          <w:color w:val="002060"/>
          <w:sz w:val="18"/>
          <w:lang w:val="en-US"/>
        </w:rPr>
        <w:t xml:space="preserve"> </w:t>
      </w:r>
      <w:r w:rsidRPr="00E03AEA">
        <w:rPr>
          <w:color w:val="002060"/>
          <w:sz w:val="18"/>
          <w:lang w:val="en-US"/>
        </w:rPr>
        <w:t xml:space="preserve">grasshopper, </w:t>
      </w:r>
      <w:r w:rsidRPr="00E03AEA">
        <w:rPr>
          <w:color w:val="002060"/>
          <w:sz w:val="18"/>
          <w:lang w:val="en-US"/>
        </w:rPr>
        <w:br/>
        <w:t xml:space="preserve">cartoon character </w:t>
      </w:r>
      <w:r w:rsidR="00102A96">
        <w:rPr>
          <w:color w:val="002060"/>
          <w:sz w:val="18"/>
          <w:lang w:val="en-US"/>
        </w:rPr>
        <w:t xml:space="preserve">© </w:t>
      </w:r>
      <w:r w:rsidRPr="00E03AEA">
        <w:rPr>
          <w:color w:val="002060"/>
          <w:sz w:val="18"/>
          <w:lang w:val="en-US"/>
        </w:rPr>
        <w:t>by</w:t>
      </w:r>
      <w:r w:rsidR="0041767C">
        <w:rPr>
          <w:color w:val="002060"/>
          <w:sz w:val="18"/>
          <w:lang w:val="en-US"/>
        </w:rPr>
        <w:t xml:space="preserve"> </w:t>
      </w:r>
      <w:proofErr w:type="spellStart"/>
      <w:r w:rsidRPr="00E03AEA">
        <w:rPr>
          <w:color w:val="002060"/>
          <w:sz w:val="18"/>
          <w:lang w:val="en-US"/>
        </w:rPr>
        <w:t>Waldemar</w:t>
      </w:r>
      <w:proofErr w:type="spellEnd"/>
      <w:r w:rsidRPr="00E03AEA">
        <w:rPr>
          <w:color w:val="002060"/>
          <w:sz w:val="18"/>
          <w:lang w:val="en-US"/>
        </w:rPr>
        <w:t xml:space="preserve"> </w:t>
      </w:r>
      <w:proofErr w:type="spellStart"/>
      <w:r w:rsidRPr="00E03AEA">
        <w:rPr>
          <w:color w:val="002060"/>
          <w:sz w:val="18"/>
          <w:lang w:val="en-US"/>
        </w:rPr>
        <w:t>Bonsels</w:t>
      </w:r>
      <w:proofErr w:type="spellEnd"/>
      <w:r w:rsidRPr="00E03AEA">
        <w:rPr>
          <w:color w:val="002060"/>
          <w:sz w:val="18"/>
          <w:lang w:val="en-US"/>
        </w:rPr>
        <w:t xml:space="preserve"> </w:t>
      </w:r>
    </w:p>
    <w:p w:rsidR="00E03AEA" w:rsidRPr="00E03AEA" w:rsidRDefault="00E03AEA" w:rsidP="005D48D2">
      <w:pPr>
        <w:rPr>
          <w:color w:val="002060"/>
          <w:lang w:val="en-US"/>
        </w:rPr>
      </w:pPr>
    </w:p>
    <w:p w:rsidR="007D2D67" w:rsidRPr="00C305C0" w:rsidRDefault="007D2D67" w:rsidP="005D48D2">
      <w:pPr>
        <w:rPr>
          <w:lang w:val="en-US"/>
        </w:rPr>
      </w:pPr>
      <w:r w:rsidRPr="00C305C0">
        <w:rPr>
          <w:lang w:val="en-US"/>
        </w:rPr>
        <w:br w:type="page"/>
      </w:r>
    </w:p>
    <w:bookmarkStart w:id="4" w:name="_Toc415516893" w:displacedByCustomXml="next"/>
    <w:bookmarkStart w:id="5" w:name="_Toc414195791" w:displacedByCustomXml="next"/>
    <w:bookmarkStart w:id="6" w:name="_Toc414308413" w:displacedByCustomXml="next"/>
    <w:bookmarkStart w:id="7" w:name="_Toc414627251" w:displacedByCustomXml="next"/>
    <w:sdt>
      <w:sdtPr>
        <w:rPr>
          <w:rFonts w:cs="Times New Roman"/>
          <w:bCs w:val="0"/>
          <w:color w:val="auto"/>
          <w:kern w:val="0"/>
          <w:sz w:val="22"/>
          <w:szCs w:val="22"/>
          <w:lang w:val="en-US"/>
        </w:rPr>
        <w:id w:val="-973682591"/>
        <w:docPartObj>
          <w:docPartGallery w:val="Table of Contents"/>
          <w:docPartUnique/>
        </w:docPartObj>
      </w:sdtPr>
      <w:sdtEndPr>
        <w:rPr>
          <w:b/>
        </w:rPr>
      </w:sdtEndPr>
      <w:sdtContent>
        <w:p w:rsidR="006468FC" w:rsidRPr="00C305C0" w:rsidRDefault="006468FC" w:rsidP="006468FC">
          <w:pPr>
            <w:pStyle w:val="berschrift1"/>
            <w:rPr>
              <w:lang w:val="en-US"/>
            </w:rPr>
          </w:pPr>
          <w:r w:rsidRPr="00C305C0">
            <w:rPr>
              <w:lang w:val="en-US"/>
            </w:rPr>
            <w:t>Contents</w:t>
          </w:r>
          <w:bookmarkEnd w:id="7"/>
          <w:bookmarkEnd w:id="6"/>
          <w:bookmarkEnd w:id="5"/>
          <w:bookmarkEnd w:id="4"/>
          <w:r w:rsidRPr="00C305C0">
            <w:rPr>
              <w:lang w:val="en-US"/>
            </w:rPr>
            <w:tab/>
          </w:r>
        </w:p>
        <w:p w:rsidR="00931FCC" w:rsidRDefault="006468FC">
          <w:pPr>
            <w:pStyle w:val="Verzeichnis1"/>
            <w:tabs>
              <w:tab w:val="right" w:leader="dot" w:pos="9628"/>
            </w:tabs>
            <w:rPr>
              <w:rFonts w:asciiTheme="minorHAnsi" w:eastAsiaTheme="minorEastAsia" w:hAnsiTheme="minorHAnsi" w:cstheme="minorBidi"/>
              <w:noProof/>
            </w:rPr>
          </w:pPr>
          <w:r w:rsidRPr="00C305C0">
            <w:rPr>
              <w:lang w:val="en-US"/>
            </w:rPr>
            <w:fldChar w:fldCharType="begin"/>
          </w:r>
          <w:r w:rsidRPr="00C305C0">
            <w:rPr>
              <w:lang w:val="en-US"/>
            </w:rPr>
            <w:instrText xml:space="preserve"> TOC \o "1-3" \h \z \u </w:instrText>
          </w:r>
          <w:r w:rsidRPr="00C305C0">
            <w:rPr>
              <w:lang w:val="en-US"/>
            </w:rPr>
            <w:fldChar w:fldCharType="separate"/>
          </w:r>
          <w:hyperlink w:anchor="_Toc415516892" w:history="1">
            <w:r w:rsidR="00931FCC" w:rsidRPr="00EC29D6">
              <w:rPr>
                <w:rStyle w:val="Hyperlink"/>
                <w:noProof/>
                <w:lang w:val="en-US"/>
              </w:rPr>
              <w:t>Preface</w:t>
            </w:r>
            <w:r w:rsidR="00931FCC">
              <w:rPr>
                <w:noProof/>
                <w:webHidden/>
              </w:rPr>
              <w:tab/>
            </w:r>
            <w:r w:rsidR="00931FCC">
              <w:rPr>
                <w:noProof/>
                <w:webHidden/>
              </w:rPr>
              <w:fldChar w:fldCharType="begin"/>
            </w:r>
            <w:r w:rsidR="00931FCC">
              <w:rPr>
                <w:noProof/>
                <w:webHidden/>
              </w:rPr>
              <w:instrText xml:space="preserve"> PAGEREF _Toc415516892 \h </w:instrText>
            </w:r>
            <w:r w:rsidR="00931FCC">
              <w:rPr>
                <w:noProof/>
                <w:webHidden/>
              </w:rPr>
            </w:r>
            <w:r w:rsidR="00931FCC">
              <w:rPr>
                <w:noProof/>
                <w:webHidden/>
              </w:rPr>
              <w:fldChar w:fldCharType="separate"/>
            </w:r>
            <w:r w:rsidR="00931FCC">
              <w:rPr>
                <w:noProof/>
                <w:webHidden/>
              </w:rPr>
              <w:t>2</w:t>
            </w:r>
            <w:r w:rsidR="00931FCC">
              <w:rPr>
                <w:noProof/>
                <w:webHidden/>
              </w:rPr>
              <w:fldChar w:fldCharType="end"/>
            </w:r>
          </w:hyperlink>
        </w:p>
        <w:p w:rsidR="00931FCC" w:rsidRDefault="00931FCC">
          <w:pPr>
            <w:pStyle w:val="Verzeichnis1"/>
            <w:tabs>
              <w:tab w:val="right" w:leader="dot" w:pos="9628"/>
            </w:tabs>
            <w:rPr>
              <w:rFonts w:asciiTheme="minorHAnsi" w:eastAsiaTheme="minorEastAsia" w:hAnsiTheme="minorHAnsi" w:cstheme="minorBidi"/>
              <w:noProof/>
            </w:rPr>
          </w:pPr>
          <w:hyperlink w:anchor="_Toc415516893" w:history="1">
            <w:r w:rsidRPr="00EC29D6">
              <w:rPr>
                <w:rStyle w:val="Hyperlink"/>
                <w:noProof/>
                <w:lang w:val="en-US"/>
              </w:rPr>
              <w:t>Contents</w:t>
            </w:r>
            <w:r>
              <w:rPr>
                <w:noProof/>
                <w:webHidden/>
              </w:rPr>
              <w:tab/>
            </w:r>
            <w:r>
              <w:rPr>
                <w:noProof/>
                <w:webHidden/>
              </w:rPr>
              <w:fldChar w:fldCharType="begin"/>
            </w:r>
            <w:r>
              <w:rPr>
                <w:noProof/>
                <w:webHidden/>
              </w:rPr>
              <w:instrText xml:space="preserve"> PAGEREF _Toc415516893 \h </w:instrText>
            </w:r>
            <w:r>
              <w:rPr>
                <w:noProof/>
                <w:webHidden/>
              </w:rPr>
            </w:r>
            <w:r>
              <w:rPr>
                <w:noProof/>
                <w:webHidden/>
              </w:rPr>
              <w:fldChar w:fldCharType="separate"/>
            </w:r>
            <w:r>
              <w:rPr>
                <w:noProof/>
                <w:webHidden/>
              </w:rPr>
              <w:t>3</w:t>
            </w:r>
            <w:r>
              <w:rPr>
                <w:noProof/>
                <w:webHidden/>
              </w:rPr>
              <w:fldChar w:fldCharType="end"/>
            </w:r>
          </w:hyperlink>
        </w:p>
        <w:p w:rsidR="00931FCC" w:rsidRDefault="00931FCC">
          <w:pPr>
            <w:pStyle w:val="Verzeichnis1"/>
            <w:tabs>
              <w:tab w:val="right" w:leader="dot" w:pos="9628"/>
            </w:tabs>
            <w:rPr>
              <w:rFonts w:asciiTheme="minorHAnsi" w:eastAsiaTheme="minorEastAsia" w:hAnsiTheme="minorHAnsi" w:cstheme="minorBidi"/>
              <w:noProof/>
            </w:rPr>
          </w:pPr>
          <w:hyperlink w:anchor="_Toc415516894" w:history="1">
            <w:r w:rsidRPr="00EC29D6">
              <w:rPr>
                <w:rStyle w:val="Hyperlink"/>
                <w:noProof/>
                <w:lang w:val="en-US"/>
              </w:rPr>
              <w:t>Hardware overview</w:t>
            </w:r>
            <w:r>
              <w:rPr>
                <w:noProof/>
                <w:webHidden/>
              </w:rPr>
              <w:tab/>
            </w:r>
            <w:r>
              <w:rPr>
                <w:noProof/>
                <w:webHidden/>
              </w:rPr>
              <w:fldChar w:fldCharType="begin"/>
            </w:r>
            <w:r>
              <w:rPr>
                <w:noProof/>
                <w:webHidden/>
              </w:rPr>
              <w:instrText xml:space="preserve"> PAGEREF _Toc415516894 \h </w:instrText>
            </w:r>
            <w:r>
              <w:rPr>
                <w:noProof/>
                <w:webHidden/>
              </w:rPr>
            </w:r>
            <w:r>
              <w:rPr>
                <w:noProof/>
                <w:webHidden/>
              </w:rPr>
              <w:fldChar w:fldCharType="separate"/>
            </w:r>
            <w:r>
              <w:rPr>
                <w:noProof/>
                <w:webHidden/>
              </w:rPr>
              <w:t>5</w:t>
            </w:r>
            <w:r>
              <w:rPr>
                <w:noProof/>
                <w:webHidden/>
              </w:rPr>
              <w:fldChar w:fldCharType="end"/>
            </w:r>
          </w:hyperlink>
        </w:p>
        <w:p w:rsidR="00931FCC" w:rsidRDefault="00931FCC">
          <w:pPr>
            <w:pStyle w:val="Verzeichnis1"/>
            <w:tabs>
              <w:tab w:val="right" w:leader="dot" w:pos="9628"/>
            </w:tabs>
            <w:rPr>
              <w:rFonts w:asciiTheme="minorHAnsi" w:eastAsiaTheme="minorEastAsia" w:hAnsiTheme="minorHAnsi" w:cstheme="minorBidi"/>
              <w:noProof/>
            </w:rPr>
          </w:pPr>
          <w:hyperlink w:anchor="_Toc415516895" w:history="1">
            <w:r w:rsidRPr="00EC29D6">
              <w:rPr>
                <w:rStyle w:val="Hyperlink"/>
                <w:noProof/>
                <w:lang w:val="en-US"/>
              </w:rPr>
              <w:t>Software Installation</w:t>
            </w:r>
            <w:r>
              <w:rPr>
                <w:noProof/>
                <w:webHidden/>
              </w:rPr>
              <w:tab/>
            </w:r>
            <w:r>
              <w:rPr>
                <w:noProof/>
                <w:webHidden/>
              </w:rPr>
              <w:fldChar w:fldCharType="begin"/>
            </w:r>
            <w:r>
              <w:rPr>
                <w:noProof/>
                <w:webHidden/>
              </w:rPr>
              <w:instrText xml:space="preserve"> PAGEREF _Toc415516895 \h </w:instrText>
            </w:r>
            <w:r>
              <w:rPr>
                <w:noProof/>
                <w:webHidden/>
              </w:rPr>
            </w:r>
            <w:r>
              <w:rPr>
                <w:noProof/>
                <w:webHidden/>
              </w:rPr>
              <w:fldChar w:fldCharType="separate"/>
            </w:r>
            <w:r>
              <w:rPr>
                <w:noProof/>
                <w:webHidden/>
              </w:rPr>
              <w:t>6</w:t>
            </w:r>
            <w:r>
              <w:rPr>
                <w:noProof/>
                <w:webHidden/>
              </w:rPr>
              <w:fldChar w:fldCharType="end"/>
            </w:r>
          </w:hyperlink>
        </w:p>
        <w:p w:rsidR="00931FCC" w:rsidRDefault="00931FCC">
          <w:pPr>
            <w:pStyle w:val="Verzeichnis1"/>
            <w:tabs>
              <w:tab w:val="right" w:leader="dot" w:pos="9628"/>
            </w:tabs>
            <w:rPr>
              <w:rFonts w:asciiTheme="minorHAnsi" w:eastAsiaTheme="minorEastAsia" w:hAnsiTheme="minorHAnsi" w:cstheme="minorBidi"/>
              <w:noProof/>
            </w:rPr>
          </w:pPr>
          <w:hyperlink w:anchor="_Toc415516896" w:history="1">
            <w:r w:rsidRPr="00EC29D6">
              <w:rPr>
                <w:rStyle w:val="Hyperlink"/>
                <w:noProof/>
                <w:lang w:val="en-US"/>
              </w:rPr>
              <w:t>The FLipMouse Graphical User Interface</w:t>
            </w:r>
            <w:r>
              <w:rPr>
                <w:noProof/>
                <w:webHidden/>
              </w:rPr>
              <w:tab/>
            </w:r>
            <w:r>
              <w:rPr>
                <w:noProof/>
                <w:webHidden/>
              </w:rPr>
              <w:fldChar w:fldCharType="begin"/>
            </w:r>
            <w:r>
              <w:rPr>
                <w:noProof/>
                <w:webHidden/>
              </w:rPr>
              <w:instrText xml:space="preserve"> PAGEREF _Toc415516896 \h </w:instrText>
            </w:r>
            <w:r>
              <w:rPr>
                <w:noProof/>
                <w:webHidden/>
              </w:rPr>
            </w:r>
            <w:r>
              <w:rPr>
                <w:noProof/>
                <w:webHidden/>
              </w:rPr>
              <w:fldChar w:fldCharType="separate"/>
            </w:r>
            <w:r>
              <w:rPr>
                <w:noProof/>
                <w:webHidden/>
              </w:rPr>
              <w:t>9</w:t>
            </w:r>
            <w:r>
              <w:rPr>
                <w:noProof/>
                <w:webHidden/>
              </w:rPr>
              <w:fldChar w:fldCharType="end"/>
            </w:r>
          </w:hyperlink>
        </w:p>
        <w:p w:rsidR="00931FCC" w:rsidRDefault="00931FCC">
          <w:pPr>
            <w:pStyle w:val="Verzeichnis1"/>
            <w:tabs>
              <w:tab w:val="right" w:leader="dot" w:pos="9628"/>
            </w:tabs>
            <w:rPr>
              <w:rFonts w:asciiTheme="minorHAnsi" w:eastAsiaTheme="minorEastAsia" w:hAnsiTheme="minorHAnsi" w:cstheme="minorBidi"/>
              <w:noProof/>
            </w:rPr>
          </w:pPr>
          <w:hyperlink w:anchor="_Toc415516897" w:history="1">
            <w:r w:rsidRPr="00EC29D6">
              <w:rPr>
                <w:rStyle w:val="Hyperlink"/>
                <w:noProof/>
                <w:lang w:val="en-US"/>
              </w:rPr>
              <w:t>Functional Features</w:t>
            </w:r>
            <w:r>
              <w:rPr>
                <w:noProof/>
                <w:webHidden/>
              </w:rPr>
              <w:tab/>
            </w:r>
            <w:r>
              <w:rPr>
                <w:noProof/>
                <w:webHidden/>
              </w:rPr>
              <w:fldChar w:fldCharType="begin"/>
            </w:r>
            <w:r>
              <w:rPr>
                <w:noProof/>
                <w:webHidden/>
              </w:rPr>
              <w:instrText xml:space="preserve"> PAGEREF _Toc415516897 \h </w:instrText>
            </w:r>
            <w:r>
              <w:rPr>
                <w:noProof/>
                <w:webHidden/>
              </w:rPr>
            </w:r>
            <w:r>
              <w:rPr>
                <w:noProof/>
                <w:webHidden/>
              </w:rPr>
              <w:fldChar w:fldCharType="separate"/>
            </w:r>
            <w:r>
              <w:rPr>
                <w:noProof/>
                <w:webHidden/>
              </w:rPr>
              <w:t>15</w:t>
            </w:r>
            <w:r>
              <w:rPr>
                <w:noProof/>
                <w:webHidden/>
              </w:rPr>
              <w:fldChar w:fldCharType="end"/>
            </w:r>
          </w:hyperlink>
        </w:p>
        <w:p w:rsidR="00931FCC" w:rsidRDefault="00931FCC">
          <w:pPr>
            <w:pStyle w:val="Verzeichnis2"/>
            <w:tabs>
              <w:tab w:val="right" w:leader="dot" w:pos="9628"/>
            </w:tabs>
            <w:rPr>
              <w:rFonts w:asciiTheme="minorHAnsi" w:eastAsiaTheme="minorEastAsia" w:hAnsiTheme="minorHAnsi" w:cstheme="minorBidi"/>
              <w:noProof/>
            </w:rPr>
          </w:pPr>
          <w:hyperlink w:anchor="_Toc415516898" w:history="1">
            <w:r w:rsidRPr="00EC29D6">
              <w:rPr>
                <w:rStyle w:val="Hyperlink"/>
                <w:noProof/>
                <w:lang w:val="en-US"/>
              </w:rPr>
              <w:t>Cursor Movement</w:t>
            </w:r>
            <w:r>
              <w:rPr>
                <w:noProof/>
                <w:webHidden/>
              </w:rPr>
              <w:tab/>
            </w:r>
            <w:r>
              <w:rPr>
                <w:noProof/>
                <w:webHidden/>
              </w:rPr>
              <w:fldChar w:fldCharType="begin"/>
            </w:r>
            <w:r>
              <w:rPr>
                <w:noProof/>
                <w:webHidden/>
              </w:rPr>
              <w:instrText xml:space="preserve"> PAGEREF _Toc415516898 \h </w:instrText>
            </w:r>
            <w:r>
              <w:rPr>
                <w:noProof/>
                <w:webHidden/>
              </w:rPr>
            </w:r>
            <w:r>
              <w:rPr>
                <w:noProof/>
                <w:webHidden/>
              </w:rPr>
              <w:fldChar w:fldCharType="separate"/>
            </w:r>
            <w:r>
              <w:rPr>
                <w:noProof/>
                <w:webHidden/>
              </w:rPr>
              <w:t>15</w:t>
            </w:r>
            <w:r>
              <w:rPr>
                <w:noProof/>
                <w:webHidden/>
              </w:rPr>
              <w:fldChar w:fldCharType="end"/>
            </w:r>
          </w:hyperlink>
        </w:p>
        <w:p w:rsidR="00931FCC" w:rsidRDefault="00931FCC">
          <w:pPr>
            <w:pStyle w:val="Verzeichnis2"/>
            <w:tabs>
              <w:tab w:val="right" w:leader="dot" w:pos="9628"/>
            </w:tabs>
            <w:rPr>
              <w:rFonts w:asciiTheme="minorHAnsi" w:eastAsiaTheme="minorEastAsia" w:hAnsiTheme="minorHAnsi" w:cstheme="minorBidi"/>
              <w:noProof/>
            </w:rPr>
          </w:pPr>
          <w:hyperlink w:anchor="_Toc415516899" w:history="1">
            <w:r w:rsidRPr="00EC29D6">
              <w:rPr>
                <w:rStyle w:val="Hyperlink"/>
                <w:noProof/>
                <w:lang w:val="en-US"/>
              </w:rPr>
              <w:t>Alternative Actions</w:t>
            </w:r>
            <w:r>
              <w:rPr>
                <w:noProof/>
                <w:webHidden/>
              </w:rPr>
              <w:tab/>
            </w:r>
            <w:r>
              <w:rPr>
                <w:noProof/>
                <w:webHidden/>
              </w:rPr>
              <w:fldChar w:fldCharType="begin"/>
            </w:r>
            <w:r>
              <w:rPr>
                <w:noProof/>
                <w:webHidden/>
              </w:rPr>
              <w:instrText xml:space="preserve"> PAGEREF _Toc415516899 \h </w:instrText>
            </w:r>
            <w:r>
              <w:rPr>
                <w:noProof/>
                <w:webHidden/>
              </w:rPr>
            </w:r>
            <w:r>
              <w:rPr>
                <w:noProof/>
                <w:webHidden/>
              </w:rPr>
              <w:fldChar w:fldCharType="separate"/>
            </w:r>
            <w:r>
              <w:rPr>
                <w:noProof/>
                <w:webHidden/>
              </w:rPr>
              <w:t>17</w:t>
            </w:r>
            <w:r>
              <w:rPr>
                <w:noProof/>
                <w:webHidden/>
              </w:rPr>
              <w:fldChar w:fldCharType="end"/>
            </w:r>
          </w:hyperlink>
        </w:p>
        <w:p w:rsidR="00931FCC" w:rsidRDefault="00931FCC">
          <w:pPr>
            <w:pStyle w:val="Verzeichnis2"/>
            <w:tabs>
              <w:tab w:val="right" w:leader="dot" w:pos="9628"/>
            </w:tabs>
            <w:rPr>
              <w:rFonts w:asciiTheme="minorHAnsi" w:eastAsiaTheme="minorEastAsia" w:hAnsiTheme="minorHAnsi" w:cstheme="minorBidi"/>
              <w:noProof/>
            </w:rPr>
          </w:pPr>
          <w:hyperlink w:anchor="_Toc415516900" w:history="1">
            <w:r w:rsidRPr="00EC29D6">
              <w:rPr>
                <w:rStyle w:val="Hyperlink"/>
                <w:noProof/>
                <w:lang w:val="en-US"/>
              </w:rPr>
              <w:t>Sip/Puff Actions</w:t>
            </w:r>
            <w:r>
              <w:rPr>
                <w:noProof/>
                <w:webHidden/>
              </w:rPr>
              <w:tab/>
            </w:r>
            <w:r>
              <w:rPr>
                <w:noProof/>
                <w:webHidden/>
              </w:rPr>
              <w:fldChar w:fldCharType="begin"/>
            </w:r>
            <w:r>
              <w:rPr>
                <w:noProof/>
                <w:webHidden/>
              </w:rPr>
              <w:instrText xml:space="preserve"> PAGEREF _Toc415516900 \h </w:instrText>
            </w:r>
            <w:r>
              <w:rPr>
                <w:noProof/>
                <w:webHidden/>
              </w:rPr>
            </w:r>
            <w:r>
              <w:rPr>
                <w:noProof/>
                <w:webHidden/>
              </w:rPr>
              <w:fldChar w:fldCharType="separate"/>
            </w:r>
            <w:r>
              <w:rPr>
                <w:noProof/>
                <w:webHidden/>
              </w:rPr>
              <w:t>24</w:t>
            </w:r>
            <w:r>
              <w:rPr>
                <w:noProof/>
                <w:webHidden/>
              </w:rPr>
              <w:fldChar w:fldCharType="end"/>
            </w:r>
          </w:hyperlink>
        </w:p>
        <w:p w:rsidR="00931FCC" w:rsidRDefault="00931FCC">
          <w:pPr>
            <w:pStyle w:val="Verzeichnis2"/>
            <w:tabs>
              <w:tab w:val="right" w:leader="dot" w:pos="9628"/>
            </w:tabs>
            <w:rPr>
              <w:rFonts w:asciiTheme="minorHAnsi" w:eastAsiaTheme="minorEastAsia" w:hAnsiTheme="minorHAnsi" w:cstheme="minorBidi"/>
              <w:noProof/>
            </w:rPr>
          </w:pPr>
          <w:hyperlink w:anchor="_Toc415516901" w:history="1">
            <w:r w:rsidRPr="00EC29D6">
              <w:rPr>
                <w:rStyle w:val="Hyperlink"/>
                <w:noProof/>
                <w:lang w:val="en-US"/>
              </w:rPr>
              <w:t>Buttons Actions</w:t>
            </w:r>
            <w:r>
              <w:rPr>
                <w:noProof/>
                <w:webHidden/>
              </w:rPr>
              <w:tab/>
            </w:r>
            <w:r>
              <w:rPr>
                <w:noProof/>
                <w:webHidden/>
              </w:rPr>
              <w:fldChar w:fldCharType="begin"/>
            </w:r>
            <w:r>
              <w:rPr>
                <w:noProof/>
                <w:webHidden/>
              </w:rPr>
              <w:instrText xml:space="preserve"> PAGEREF _Toc415516901 \h </w:instrText>
            </w:r>
            <w:r>
              <w:rPr>
                <w:noProof/>
                <w:webHidden/>
              </w:rPr>
            </w:r>
            <w:r>
              <w:rPr>
                <w:noProof/>
                <w:webHidden/>
              </w:rPr>
              <w:fldChar w:fldCharType="separate"/>
            </w:r>
            <w:r>
              <w:rPr>
                <w:noProof/>
                <w:webHidden/>
              </w:rPr>
              <w:t>25</w:t>
            </w:r>
            <w:r>
              <w:rPr>
                <w:noProof/>
                <w:webHidden/>
              </w:rPr>
              <w:fldChar w:fldCharType="end"/>
            </w:r>
          </w:hyperlink>
        </w:p>
        <w:p w:rsidR="00931FCC" w:rsidRDefault="00931FCC">
          <w:pPr>
            <w:pStyle w:val="Verzeichnis2"/>
            <w:tabs>
              <w:tab w:val="right" w:leader="dot" w:pos="9628"/>
            </w:tabs>
            <w:rPr>
              <w:rFonts w:asciiTheme="minorHAnsi" w:eastAsiaTheme="minorEastAsia" w:hAnsiTheme="minorHAnsi" w:cstheme="minorBidi"/>
              <w:noProof/>
            </w:rPr>
          </w:pPr>
          <w:hyperlink w:anchor="_Toc415516902" w:history="1">
            <w:r w:rsidRPr="00EC29D6">
              <w:rPr>
                <w:rStyle w:val="Hyperlink"/>
                <w:noProof/>
                <w:lang w:val="en-US"/>
              </w:rPr>
              <w:t>View Raw Data</w:t>
            </w:r>
            <w:r>
              <w:rPr>
                <w:noProof/>
                <w:webHidden/>
              </w:rPr>
              <w:tab/>
            </w:r>
            <w:r>
              <w:rPr>
                <w:noProof/>
                <w:webHidden/>
              </w:rPr>
              <w:fldChar w:fldCharType="begin"/>
            </w:r>
            <w:r>
              <w:rPr>
                <w:noProof/>
                <w:webHidden/>
              </w:rPr>
              <w:instrText xml:space="preserve"> PAGEREF _Toc415516902 \h </w:instrText>
            </w:r>
            <w:r>
              <w:rPr>
                <w:noProof/>
                <w:webHidden/>
              </w:rPr>
            </w:r>
            <w:r>
              <w:rPr>
                <w:noProof/>
                <w:webHidden/>
              </w:rPr>
              <w:fldChar w:fldCharType="separate"/>
            </w:r>
            <w:r>
              <w:rPr>
                <w:noProof/>
                <w:webHidden/>
              </w:rPr>
              <w:t>26</w:t>
            </w:r>
            <w:r>
              <w:rPr>
                <w:noProof/>
                <w:webHidden/>
              </w:rPr>
              <w:fldChar w:fldCharType="end"/>
            </w:r>
          </w:hyperlink>
        </w:p>
        <w:p w:rsidR="00931FCC" w:rsidRDefault="00931FCC">
          <w:pPr>
            <w:pStyle w:val="Verzeichnis1"/>
            <w:tabs>
              <w:tab w:val="right" w:leader="dot" w:pos="9628"/>
            </w:tabs>
            <w:rPr>
              <w:rFonts w:asciiTheme="minorHAnsi" w:eastAsiaTheme="minorEastAsia" w:hAnsiTheme="minorHAnsi" w:cstheme="minorBidi"/>
              <w:noProof/>
            </w:rPr>
          </w:pPr>
          <w:hyperlink w:anchor="_Toc415516903" w:history="1">
            <w:r w:rsidRPr="00EC29D6">
              <w:rPr>
                <w:rStyle w:val="Hyperlink"/>
                <w:noProof/>
                <w:lang w:val="en-US"/>
              </w:rPr>
              <w:t>Instructions for proper mounting and usage</w:t>
            </w:r>
            <w:r>
              <w:rPr>
                <w:noProof/>
                <w:webHidden/>
              </w:rPr>
              <w:tab/>
            </w:r>
            <w:r>
              <w:rPr>
                <w:noProof/>
                <w:webHidden/>
              </w:rPr>
              <w:fldChar w:fldCharType="begin"/>
            </w:r>
            <w:r>
              <w:rPr>
                <w:noProof/>
                <w:webHidden/>
              </w:rPr>
              <w:instrText xml:space="preserve"> PAGEREF _Toc415516903 \h </w:instrText>
            </w:r>
            <w:r>
              <w:rPr>
                <w:noProof/>
                <w:webHidden/>
              </w:rPr>
            </w:r>
            <w:r>
              <w:rPr>
                <w:noProof/>
                <w:webHidden/>
              </w:rPr>
              <w:fldChar w:fldCharType="separate"/>
            </w:r>
            <w:r>
              <w:rPr>
                <w:noProof/>
                <w:webHidden/>
              </w:rPr>
              <w:t>28</w:t>
            </w:r>
            <w:r>
              <w:rPr>
                <w:noProof/>
                <w:webHidden/>
              </w:rPr>
              <w:fldChar w:fldCharType="end"/>
            </w:r>
          </w:hyperlink>
        </w:p>
        <w:p w:rsidR="00931FCC" w:rsidRDefault="00931FCC">
          <w:pPr>
            <w:pStyle w:val="Verzeichnis1"/>
            <w:tabs>
              <w:tab w:val="right" w:leader="dot" w:pos="9628"/>
            </w:tabs>
            <w:rPr>
              <w:rFonts w:asciiTheme="minorHAnsi" w:eastAsiaTheme="minorEastAsia" w:hAnsiTheme="minorHAnsi" w:cstheme="minorBidi"/>
              <w:noProof/>
            </w:rPr>
          </w:pPr>
          <w:hyperlink w:anchor="_Toc415516904" w:history="1">
            <w:r w:rsidRPr="00EC29D6">
              <w:rPr>
                <w:rStyle w:val="Hyperlink"/>
                <w:noProof/>
                <w:lang w:val="en-US"/>
              </w:rPr>
              <w:t>Instructions for cleaning and maintenance</w:t>
            </w:r>
            <w:r>
              <w:rPr>
                <w:noProof/>
                <w:webHidden/>
              </w:rPr>
              <w:tab/>
            </w:r>
            <w:r>
              <w:rPr>
                <w:noProof/>
                <w:webHidden/>
              </w:rPr>
              <w:fldChar w:fldCharType="begin"/>
            </w:r>
            <w:r>
              <w:rPr>
                <w:noProof/>
                <w:webHidden/>
              </w:rPr>
              <w:instrText xml:space="preserve"> PAGEREF _Toc415516904 \h </w:instrText>
            </w:r>
            <w:r>
              <w:rPr>
                <w:noProof/>
                <w:webHidden/>
              </w:rPr>
            </w:r>
            <w:r>
              <w:rPr>
                <w:noProof/>
                <w:webHidden/>
              </w:rPr>
              <w:fldChar w:fldCharType="separate"/>
            </w:r>
            <w:r>
              <w:rPr>
                <w:noProof/>
                <w:webHidden/>
              </w:rPr>
              <w:t>29</w:t>
            </w:r>
            <w:r>
              <w:rPr>
                <w:noProof/>
                <w:webHidden/>
              </w:rPr>
              <w:fldChar w:fldCharType="end"/>
            </w:r>
          </w:hyperlink>
        </w:p>
        <w:p w:rsidR="00931FCC" w:rsidRDefault="00931FCC">
          <w:pPr>
            <w:pStyle w:val="Verzeichnis1"/>
            <w:tabs>
              <w:tab w:val="right" w:leader="dot" w:pos="9628"/>
            </w:tabs>
            <w:rPr>
              <w:rFonts w:asciiTheme="minorHAnsi" w:eastAsiaTheme="minorEastAsia" w:hAnsiTheme="minorHAnsi" w:cstheme="minorBidi"/>
              <w:noProof/>
            </w:rPr>
          </w:pPr>
          <w:hyperlink w:anchor="_Toc415516905" w:history="1">
            <w:r w:rsidRPr="00EC29D6">
              <w:rPr>
                <w:rStyle w:val="Hyperlink"/>
                <w:noProof/>
                <w:lang w:val="en-US"/>
              </w:rPr>
              <w:t>Index</w:t>
            </w:r>
            <w:r>
              <w:rPr>
                <w:noProof/>
                <w:webHidden/>
              </w:rPr>
              <w:tab/>
            </w:r>
            <w:r>
              <w:rPr>
                <w:noProof/>
                <w:webHidden/>
              </w:rPr>
              <w:fldChar w:fldCharType="begin"/>
            </w:r>
            <w:r>
              <w:rPr>
                <w:noProof/>
                <w:webHidden/>
              </w:rPr>
              <w:instrText xml:space="preserve"> PAGEREF _Toc415516905 \h </w:instrText>
            </w:r>
            <w:r>
              <w:rPr>
                <w:noProof/>
                <w:webHidden/>
              </w:rPr>
            </w:r>
            <w:r>
              <w:rPr>
                <w:noProof/>
                <w:webHidden/>
              </w:rPr>
              <w:fldChar w:fldCharType="separate"/>
            </w:r>
            <w:r>
              <w:rPr>
                <w:noProof/>
                <w:webHidden/>
              </w:rPr>
              <w:t>30</w:t>
            </w:r>
            <w:r>
              <w:rPr>
                <w:noProof/>
                <w:webHidden/>
              </w:rPr>
              <w:fldChar w:fldCharType="end"/>
            </w:r>
          </w:hyperlink>
        </w:p>
        <w:p w:rsidR="00E03AEA" w:rsidRDefault="006468FC" w:rsidP="006468FC">
          <w:pPr>
            <w:rPr>
              <w:b/>
              <w:bCs/>
              <w:lang w:val="en-US"/>
            </w:rPr>
          </w:pPr>
          <w:r w:rsidRPr="00C305C0">
            <w:rPr>
              <w:b/>
              <w:bCs/>
              <w:lang w:val="en-US"/>
            </w:rPr>
            <w:fldChar w:fldCharType="end"/>
          </w:r>
        </w:p>
        <w:p w:rsidR="00E03AEA" w:rsidRDefault="00E03AEA" w:rsidP="006468FC">
          <w:pPr>
            <w:rPr>
              <w:b/>
              <w:bCs/>
              <w:lang w:val="en-US"/>
            </w:rPr>
          </w:pPr>
        </w:p>
        <w:p w:rsidR="006468FC" w:rsidRPr="00C305C0" w:rsidRDefault="00FA1022" w:rsidP="006468FC">
          <w:pPr>
            <w:rPr>
              <w:b/>
              <w:bCs/>
              <w:lang w:val="en-US"/>
            </w:rPr>
          </w:pPr>
        </w:p>
      </w:sdtContent>
    </w:sdt>
    <w:p w:rsidR="00E03AEA" w:rsidRDefault="00E03AEA" w:rsidP="00E03AEA">
      <w:pPr>
        <w:spacing w:line="240" w:lineRule="auto"/>
        <w:jc w:val="center"/>
        <w:rPr>
          <w:b/>
          <w:bCs/>
          <w:lang w:val="en-US"/>
        </w:rPr>
      </w:pPr>
      <w:r>
        <w:rPr>
          <w:b/>
          <w:bCs/>
          <w:noProof/>
        </w:rPr>
        <w:lastRenderedPageBreak/>
        <w:drawing>
          <wp:inline distT="0" distB="0" distL="0" distR="0" wp14:anchorId="1B3D2E4A" wp14:editId="15257E90">
            <wp:extent cx="5812972" cy="4029543"/>
            <wp:effectExtent l="0" t="0" r="0" b="9525"/>
            <wp:docPr id="382" name="Grafik 382" descr="C:\Users\chris veigl\Desktop\IMG_094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 veigl\Desktop\IMG_0944_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3347" cy="4029803"/>
                    </a:xfrm>
                    <a:prstGeom prst="rect">
                      <a:avLst/>
                    </a:prstGeom>
                    <a:noFill/>
                    <a:ln>
                      <a:noFill/>
                    </a:ln>
                  </pic:spPr>
                </pic:pic>
              </a:graphicData>
            </a:graphic>
          </wp:inline>
        </w:drawing>
      </w:r>
    </w:p>
    <w:p w:rsidR="006468FC" w:rsidRPr="00C305C0" w:rsidRDefault="006468FC">
      <w:pPr>
        <w:spacing w:line="240" w:lineRule="auto"/>
        <w:rPr>
          <w:b/>
          <w:bCs/>
          <w:lang w:val="en-US"/>
        </w:rPr>
      </w:pPr>
      <w:r w:rsidRPr="00C305C0">
        <w:rPr>
          <w:b/>
          <w:bCs/>
          <w:lang w:val="en-US"/>
        </w:rPr>
        <w:br w:type="page"/>
      </w:r>
    </w:p>
    <w:p w:rsidR="00F6112B" w:rsidRPr="00C305C0" w:rsidRDefault="00F6112B" w:rsidP="00F6112B">
      <w:pPr>
        <w:pStyle w:val="berschrift1"/>
        <w:rPr>
          <w:lang w:val="en-US"/>
        </w:rPr>
      </w:pPr>
      <w:bookmarkStart w:id="8" w:name="_Toc415516894"/>
      <w:r>
        <w:rPr>
          <w:lang w:val="en-US"/>
        </w:rPr>
        <w:lastRenderedPageBreak/>
        <w:t>Hardware overview</w:t>
      </w:r>
      <w:bookmarkEnd w:id="8"/>
    </w:p>
    <w:p w:rsidR="00F6112B" w:rsidRDefault="00F6112B" w:rsidP="00F6112B">
      <w:pPr>
        <w:rPr>
          <w:lang w:val="en-US"/>
        </w:rPr>
      </w:pPr>
      <w:r>
        <w:rPr>
          <w:lang w:val="en-US"/>
        </w:rPr>
        <w:t xml:space="preserve">The </w:t>
      </w:r>
      <w:proofErr w:type="spellStart"/>
      <w:r>
        <w:rPr>
          <w:lang w:val="en-US"/>
        </w:rPr>
        <w:t>FLipMouse</w:t>
      </w:r>
      <w:proofErr w:type="spellEnd"/>
      <w:r>
        <w:rPr>
          <w:lang w:val="en-US"/>
        </w:rPr>
        <w:t xml:space="preserve"> device consists of a microcontroller and several electronic components (like pressure- and force sensors, momentary switches, LEDs etc.) These components are mounted on a custom-made Printed Circuit Board (PCB) which is fixed in a plastic enclosure made from acrylic glass</w:t>
      </w:r>
      <w:r w:rsidR="00AE2D42">
        <w:rPr>
          <w:lang w:val="en-US"/>
        </w:rPr>
        <w:t>,</w:t>
      </w:r>
      <w:r>
        <w:rPr>
          <w:lang w:val="en-US"/>
        </w:rPr>
        <w:t xml:space="preserve"> using a laser cutter.</w:t>
      </w:r>
    </w:p>
    <w:p w:rsidR="00F6112B" w:rsidRDefault="00F6112B" w:rsidP="00F6112B">
      <w:pPr>
        <w:rPr>
          <w:lang w:val="en-US"/>
        </w:rPr>
      </w:pPr>
      <w:r>
        <w:rPr>
          <w:lang w:val="en-US"/>
        </w:rPr>
        <w:t xml:space="preserve"> </w:t>
      </w:r>
    </w:p>
    <w:p w:rsidR="00F6112B" w:rsidRDefault="00F6112B" w:rsidP="00F6112B">
      <w:pPr>
        <w:rPr>
          <w:lang w:val="en-US"/>
        </w:rPr>
      </w:pPr>
      <w:r>
        <w:rPr>
          <w:lang w:val="en-US"/>
        </w:rPr>
        <w:t>All design files for electronics and enclosure - as well as the software source code for the microcontroller firmware and the graphical configur</w:t>
      </w:r>
      <w:r w:rsidR="00AE2D42">
        <w:rPr>
          <w:lang w:val="en-US"/>
        </w:rPr>
        <w:t>ation software (</w:t>
      </w:r>
      <w:proofErr w:type="spellStart"/>
      <w:r w:rsidR="00AE2D42">
        <w:rPr>
          <w:lang w:val="en-US"/>
        </w:rPr>
        <w:t>FLipMouse</w:t>
      </w:r>
      <w:proofErr w:type="spellEnd"/>
      <w:r w:rsidR="00AE2D42">
        <w:rPr>
          <w:lang w:val="en-US"/>
        </w:rPr>
        <w:t xml:space="preserve"> GUI) </w:t>
      </w:r>
      <w:r>
        <w:rPr>
          <w:lang w:val="en-US"/>
        </w:rPr>
        <w:t xml:space="preserve">are available as open source. These design- and source code files are part of the </w:t>
      </w:r>
      <w:proofErr w:type="spellStart"/>
      <w:r>
        <w:rPr>
          <w:lang w:val="en-US"/>
        </w:rPr>
        <w:t>AsTeRICS</w:t>
      </w:r>
      <w:proofErr w:type="spellEnd"/>
      <w:r>
        <w:rPr>
          <w:lang w:val="en-US"/>
        </w:rPr>
        <w:t xml:space="preserve"> code repository (see: </w:t>
      </w:r>
      <w:hyperlink r:id="rId17" w:history="1">
        <w:r w:rsidRPr="00DF09B4">
          <w:rPr>
            <w:rStyle w:val="Hyperlink"/>
            <w:lang w:val="en-US"/>
          </w:rPr>
          <w:t>http://www.asterics.org</w:t>
        </w:r>
      </w:hyperlink>
      <w:r>
        <w:rPr>
          <w:lang w:val="en-US"/>
        </w:rPr>
        <w:t xml:space="preserve">) and are separately distributed via the </w:t>
      </w:r>
      <w:proofErr w:type="spellStart"/>
      <w:r>
        <w:rPr>
          <w:lang w:val="en-US"/>
        </w:rPr>
        <w:t>AsTeRICS</w:t>
      </w:r>
      <w:proofErr w:type="spellEnd"/>
      <w:r>
        <w:rPr>
          <w:lang w:val="en-US"/>
        </w:rPr>
        <w:t xml:space="preserve"> Academy project website. A construction kit containing a detailed manual for building a </w:t>
      </w:r>
      <w:proofErr w:type="spellStart"/>
      <w:r>
        <w:rPr>
          <w:lang w:val="en-US"/>
        </w:rPr>
        <w:t>FLipMouse</w:t>
      </w:r>
      <w:proofErr w:type="spellEnd"/>
      <w:r>
        <w:rPr>
          <w:lang w:val="en-US"/>
        </w:rPr>
        <w:t xml:space="preserve"> from its parts </w:t>
      </w:r>
      <w:r w:rsidR="00AE2D42">
        <w:rPr>
          <w:lang w:val="en-US"/>
        </w:rPr>
        <w:t xml:space="preserve">is in preparation and will be made available via the </w:t>
      </w:r>
      <w:proofErr w:type="spellStart"/>
      <w:r w:rsidR="00AE2D42">
        <w:rPr>
          <w:lang w:val="en-US"/>
        </w:rPr>
        <w:t>AsTeRICS</w:t>
      </w:r>
      <w:proofErr w:type="spellEnd"/>
      <w:r w:rsidR="00AE2D42">
        <w:rPr>
          <w:lang w:val="en-US"/>
        </w:rPr>
        <w:t xml:space="preserve"> Academy homepage as well</w:t>
      </w:r>
      <w:r>
        <w:rPr>
          <w:lang w:val="en-US"/>
        </w:rPr>
        <w:t>.</w:t>
      </w:r>
    </w:p>
    <w:p w:rsidR="00F6112B" w:rsidRDefault="00F6112B" w:rsidP="00F6112B">
      <w:pPr>
        <w:rPr>
          <w:lang w:val="en-US"/>
        </w:rPr>
      </w:pPr>
    </w:p>
    <w:p w:rsidR="00F6112B" w:rsidRPr="00256745" w:rsidRDefault="00F6112B" w:rsidP="00F6112B">
      <w:pPr>
        <w:rPr>
          <w:b/>
          <w:lang w:val="en-US"/>
        </w:rPr>
      </w:pPr>
      <w:r w:rsidRPr="00256745">
        <w:rPr>
          <w:b/>
          <w:lang w:val="en-US"/>
        </w:rPr>
        <w:t xml:space="preserve">The hardware features of the </w:t>
      </w:r>
      <w:proofErr w:type="spellStart"/>
      <w:r w:rsidRPr="00256745">
        <w:rPr>
          <w:b/>
          <w:lang w:val="en-US"/>
        </w:rPr>
        <w:t>FLipMouse</w:t>
      </w:r>
      <w:proofErr w:type="spellEnd"/>
      <w:r w:rsidRPr="00256745">
        <w:rPr>
          <w:b/>
          <w:lang w:val="en-US"/>
        </w:rPr>
        <w:t>:</w:t>
      </w:r>
    </w:p>
    <w:p w:rsidR="00F6112B" w:rsidRDefault="00F6112B" w:rsidP="00F6112B">
      <w:pPr>
        <w:rPr>
          <w:lang w:val="en-US"/>
        </w:rPr>
      </w:pPr>
    </w:p>
    <w:p w:rsidR="00256745" w:rsidRDefault="00F6112B" w:rsidP="00F6112B">
      <w:pPr>
        <w:pStyle w:val="Listenabsatz"/>
        <w:numPr>
          <w:ilvl w:val="0"/>
          <w:numId w:val="13"/>
        </w:numPr>
        <w:rPr>
          <w:lang w:val="en-US"/>
        </w:rPr>
      </w:pPr>
      <w:r>
        <w:rPr>
          <w:lang w:val="en-US"/>
        </w:rPr>
        <w:t>A</w:t>
      </w:r>
      <w:r w:rsidR="00256745">
        <w:rPr>
          <w:lang w:val="en-US"/>
        </w:rPr>
        <w:t xml:space="preserve"> zero-way-joystick: very low forces are sufficient to create up/down/left/right movement</w:t>
      </w:r>
    </w:p>
    <w:p w:rsidR="00256745" w:rsidRDefault="00256745" w:rsidP="00256745">
      <w:pPr>
        <w:pStyle w:val="Listenabsatz"/>
        <w:numPr>
          <w:ilvl w:val="1"/>
          <w:numId w:val="13"/>
        </w:numPr>
        <w:rPr>
          <w:lang w:val="en-US"/>
        </w:rPr>
      </w:pPr>
      <w:r>
        <w:rPr>
          <w:lang w:val="en-US"/>
        </w:rPr>
        <w:t xml:space="preserve">The zero-way-joystick can be used with fingers or toes etc. </w:t>
      </w:r>
    </w:p>
    <w:p w:rsidR="00256745" w:rsidRDefault="00256745" w:rsidP="00256745">
      <w:pPr>
        <w:pStyle w:val="Listenabsatz"/>
        <w:numPr>
          <w:ilvl w:val="1"/>
          <w:numId w:val="13"/>
        </w:numPr>
        <w:rPr>
          <w:lang w:val="en-US"/>
        </w:rPr>
      </w:pPr>
      <w:r>
        <w:rPr>
          <w:lang w:val="en-US"/>
        </w:rPr>
        <w:t xml:space="preserve">It can also be used as a mouthpiece (actuated by lips / mouth movements). </w:t>
      </w:r>
    </w:p>
    <w:p w:rsidR="00256745" w:rsidRDefault="00256745" w:rsidP="00256745">
      <w:pPr>
        <w:pStyle w:val="Listenabsatz"/>
        <w:numPr>
          <w:ilvl w:val="1"/>
          <w:numId w:val="13"/>
        </w:numPr>
        <w:rPr>
          <w:lang w:val="en-US"/>
        </w:rPr>
      </w:pPr>
      <w:r>
        <w:rPr>
          <w:lang w:val="en-US"/>
        </w:rPr>
        <w:t>If desired, sip / puff activities into the mouthpiece can trigger additional functions</w:t>
      </w:r>
      <w:r>
        <w:rPr>
          <w:lang w:val="en-US"/>
        </w:rPr>
        <w:br/>
      </w:r>
    </w:p>
    <w:p w:rsidR="00256745" w:rsidRDefault="00256745" w:rsidP="00F6112B">
      <w:pPr>
        <w:pStyle w:val="Listenabsatz"/>
        <w:numPr>
          <w:ilvl w:val="0"/>
          <w:numId w:val="13"/>
        </w:numPr>
        <w:rPr>
          <w:lang w:val="en-US"/>
        </w:rPr>
      </w:pPr>
      <w:r>
        <w:rPr>
          <w:lang w:val="en-US"/>
        </w:rPr>
        <w:t>One function selection switch, to change the active configuration of functions</w:t>
      </w:r>
    </w:p>
    <w:p w:rsidR="00256745" w:rsidRDefault="00256745" w:rsidP="00F6112B">
      <w:pPr>
        <w:pStyle w:val="Listenabsatz"/>
        <w:numPr>
          <w:ilvl w:val="0"/>
          <w:numId w:val="13"/>
        </w:numPr>
        <w:rPr>
          <w:lang w:val="en-US"/>
        </w:rPr>
      </w:pPr>
      <w:r>
        <w:rPr>
          <w:lang w:val="en-US"/>
        </w:rPr>
        <w:t>Two 3,5mm jack plug sockets for attaching external switches to trigger additional functions</w:t>
      </w:r>
    </w:p>
    <w:p w:rsidR="00256745" w:rsidRDefault="00256745" w:rsidP="00F6112B">
      <w:pPr>
        <w:pStyle w:val="Listenabsatz"/>
        <w:numPr>
          <w:ilvl w:val="0"/>
          <w:numId w:val="13"/>
        </w:numPr>
        <w:rPr>
          <w:lang w:val="en-US"/>
        </w:rPr>
      </w:pPr>
      <w:r>
        <w:rPr>
          <w:lang w:val="en-US"/>
        </w:rPr>
        <w:t xml:space="preserve">Indicator </w:t>
      </w:r>
      <w:proofErr w:type="spellStart"/>
      <w:r>
        <w:rPr>
          <w:lang w:val="en-US"/>
        </w:rPr>
        <w:t>Leds</w:t>
      </w:r>
      <w:proofErr w:type="spellEnd"/>
      <w:r>
        <w:rPr>
          <w:lang w:val="en-US"/>
        </w:rPr>
        <w:t xml:space="preserve"> for active configuration, calibration procedure etc.</w:t>
      </w:r>
    </w:p>
    <w:p w:rsidR="00256745" w:rsidRPr="00256745" w:rsidRDefault="00256745" w:rsidP="00256745">
      <w:pPr>
        <w:pStyle w:val="Listenabsatz"/>
        <w:numPr>
          <w:ilvl w:val="0"/>
          <w:numId w:val="13"/>
        </w:numPr>
        <w:rPr>
          <w:lang w:val="en-US"/>
        </w:rPr>
      </w:pPr>
      <w:r>
        <w:rPr>
          <w:lang w:val="en-US"/>
        </w:rPr>
        <w:t>Additional upgrade modules for future extension (e.g. universal infrared remote control)</w:t>
      </w:r>
    </w:p>
    <w:p w:rsidR="00256745" w:rsidRDefault="00256745" w:rsidP="00256745">
      <w:pPr>
        <w:pStyle w:val="Listenabsatz"/>
        <w:rPr>
          <w:lang w:val="en-US"/>
        </w:rPr>
      </w:pPr>
    </w:p>
    <w:p w:rsidR="00256745" w:rsidRDefault="00256745" w:rsidP="00256745">
      <w:pPr>
        <w:pStyle w:val="Listenabsatz"/>
        <w:ind w:left="0"/>
        <w:rPr>
          <w:lang w:val="en-US"/>
        </w:rPr>
      </w:pPr>
      <w:r>
        <w:rPr>
          <w:lang w:val="en-US"/>
        </w:rPr>
        <w:t xml:space="preserve">The </w:t>
      </w:r>
      <w:proofErr w:type="spellStart"/>
      <w:r>
        <w:rPr>
          <w:lang w:val="en-US"/>
        </w:rPr>
        <w:t>FLipMouse</w:t>
      </w:r>
      <w:proofErr w:type="spellEnd"/>
      <w:r>
        <w:rPr>
          <w:lang w:val="en-US"/>
        </w:rPr>
        <w:t xml:space="preserve"> offers several internal memory slots to store different functional mappings, for example: One slot could hold a configuration where the joystick controls the mouse cursor, another slot could change the joystick function to selected keyboard keys; different mouse clicks could be created by sip / puff ac</w:t>
      </w:r>
      <w:r w:rsidR="00AE2D42">
        <w:rPr>
          <w:lang w:val="en-US"/>
        </w:rPr>
        <w:t>tions or the external switches;</w:t>
      </w:r>
      <w:r>
        <w:rPr>
          <w:lang w:val="en-US"/>
        </w:rPr>
        <w:t xml:space="preserve"> etc. etc. – there are many possibilities ! </w:t>
      </w:r>
    </w:p>
    <w:p w:rsidR="00AE2D42" w:rsidRDefault="00AE2D42" w:rsidP="00256745">
      <w:pPr>
        <w:pStyle w:val="Listenabsatz"/>
        <w:ind w:left="0"/>
        <w:rPr>
          <w:lang w:val="en-US"/>
        </w:rPr>
      </w:pPr>
      <w:r>
        <w:rPr>
          <w:lang w:val="en-US"/>
        </w:rPr>
        <w:t xml:space="preserve">The slots can be switched via a desired user input. </w:t>
      </w:r>
    </w:p>
    <w:p w:rsidR="00AE2D42" w:rsidRDefault="00AE2D42" w:rsidP="00256745">
      <w:pPr>
        <w:pStyle w:val="Listenabsatz"/>
        <w:ind w:left="0"/>
        <w:rPr>
          <w:lang w:val="en-US"/>
        </w:rPr>
      </w:pPr>
    </w:p>
    <w:p w:rsidR="00F6112B" w:rsidRDefault="00256745" w:rsidP="00AE2D42">
      <w:pPr>
        <w:pStyle w:val="Listenabsatz"/>
        <w:ind w:left="0"/>
        <w:rPr>
          <w:lang w:val="en-US"/>
        </w:rPr>
      </w:pPr>
      <w:r>
        <w:rPr>
          <w:lang w:val="en-US"/>
        </w:rPr>
        <w:t xml:space="preserve">Using the </w:t>
      </w:r>
      <w:proofErr w:type="spellStart"/>
      <w:r>
        <w:rPr>
          <w:lang w:val="en-US"/>
        </w:rPr>
        <w:t>FlipMouse</w:t>
      </w:r>
      <w:proofErr w:type="spellEnd"/>
      <w:r>
        <w:rPr>
          <w:lang w:val="en-US"/>
        </w:rPr>
        <w:t xml:space="preserve"> GUI application</w:t>
      </w:r>
      <w:r w:rsidR="00AE2D42">
        <w:rPr>
          <w:lang w:val="en-US"/>
        </w:rPr>
        <w:t xml:space="preserve">, all those mappings can be defined, viewed and stored into the </w:t>
      </w:r>
      <w:proofErr w:type="spellStart"/>
      <w:r w:rsidR="00AE2D42">
        <w:rPr>
          <w:lang w:val="en-US"/>
        </w:rPr>
        <w:t>FLipMouse’s</w:t>
      </w:r>
      <w:proofErr w:type="spellEnd"/>
      <w:r w:rsidR="00AE2D42">
        <w:rPr>
          <w:lang w:val="en-US"/>
        </w:rPr>
        <w:t xml:space="preserve"> memory, where they stay also when the power supply / USB cable is removed. When you plug in your </w:t>
      </w:r>
      <w:proofErr w:type="spellStart"/>
      <w:r w:rsidR="00AE2D42">
        <w:rPr>
          <w:lang w:val="en-US"/>
        </w:rPr>
        <w:t>FLipMouse</w:t>
      </w:r>
      <w:proofErr w:type="spellEnd"/>
      <w:r w:rsidR="00AE2D42">
        <w:rPr>
          <w:lang w:val="en-US"/>
        </w:rPr>
        <w:t xml:space="preserve"> the next time, the stored slots and settings will be available – no matter if you use another computer or operating </w:t>
      </w:r>
      <w:proofErr w:type="gramStart"/>
      <w:r w:rsidR="00AE2D42">
        <w:rPr>
          <w:lang w:val="en-US"/>
        </w:rPr>
        <w:t>system !</w:t>
      </w:r>
      <w:proofErr w:type="gramEnd"/>
    </w:p>
    <w:p w:rsidR="00F6112B" w:rsidRDefault="00F6112B">
      <w:pPr>
        <w:spacing w:line="240" w:lineRule="auto"/>
        <w:rPr>
          <w:rFonts w:cs="Arial"/>
          <w:bCs/>
          <w:color w:val="0086CB"/>
          <w:kern w:val="32"/>
          <w:sz w:val="52"/>
          <w:szCs w:val="32"/>
          <w:lang w:val="en-US"/>
        </w:rPr>
      </w:pPr>
      <w:r>
        <w:rPr>
          <w:lang w:val="en-US"/>
        </w:rPr>
        <w:br w:type="page"/>
      </w:r>
    </w:p>
    <w:p w:rsidR="00066B05" w:rsidRPr="00C305C0" w:rsidRDefault="00112C7A" w:rsidP="00066B05">
      <w:pPr>
        <w:pStyle w:val="berschrift1"/>
        <w:rPr>
          <w:lang w:val="en-US"/>
        </w:rPr>
      </w:pPr>
      <w:bookmarkStart w:id="9" w:name="_Toc415516895"/>
      <w:r>
        <w:rPr>
          <w:lang w:val="en-US"/>
        </w:rPr>
        <w:lastRenderedPageBreak/>
        <w:t>Software</w:t>
      </w:r>
      <w:r w:rsidR="00066B05" w:rsidRPr="00C305C0">
        <w:rPr>
          <w:lang w:val="en-US"/>
        </w:rPr>
        <w:t xml:space="preserve"> Installation</w:t>
      </w:r>
      <w:bookmarkEnd w:id="9"/>
    </w:p>
    <w:p w:rsidR="00112C7A" w:rsidRDefault="004B5204" w:rsidP="00066B05">
      <w:pPr>
        <w:rPr>
          <w:lang w:val="en-US"/>
        </w:rPr>
      </w:pPr>
      <w:r>
        <w:rPr>
          <w:lang w:val="en-US"/>
        </w:rPr>
        <w:t xml:space="preserve">After downloading the </w:t>
      </w:r>
      <w:proofErr w:type="spellStart"/>
      <w:r>
        <w:rPr>
          <w:lang w:val="en-US"/>
        </w:rPr>
        <w:t>FLipMouse</w:t>
      </w:r>
      <w:proofErr w:type="spellEnd"/>
      <w:r>
        <w:rPr>
          <w:lang w:val="en-US"/>
        </w:rPr>
        <w:t xml:space="preserve"> package from the </w:t>
      </w:r>
      <w:proofErr w:type="spellStart"/>
      <w:r>
        <w:rPr>
          <w:lang w:val="en-US"/>
        </w:rPr>
        <w:t>AsTeRICS</w:t>
      </w:r>
      <w:proofErr w:type="spellEnd"/>
      <w:r>
        <w:rPr>
          <w:lang w:val="en-US"/>
        </w:rPr>
        <w:t xml:space="preserve"> Academe homepage (</w:t>
      </w:r>
      <w:hyperlink r:id="rId18" w:history="1">
        <w:r w:rsidRPr="005A3B20">
          <w:rPr>
            <w:rStyle w:val="Hyperlink"/>
            <w:lang w:val="en-US"/>
          </w:rPr>
          <w:t>http://asterics-academy.net/Flipmouse</w:t>
        </w:r>
      </w:hyperlink>
      <w:r>
        <w:rPr>
          <w:lang w:val="en-US"/>
        </w:rPr>
        <w:t xml:space="preserve">), extract the .zip file and try to start the </w:t>
      </w:r>
      <w:r w:rsidRPr="00D16D6E">
        <w:rPr>
          <w:i/>
          <w:lang w:val="en-US"/>
        </w:rPr>
        <w:t>FLipMouseGUI.exe</w:t>
      </w:r>
      <w:r>
        <w:rPr>
          <w:lang w:val="en-US"/>
        </w:rPr>
        <w:t xml:space="preserve"> application. If the startup fails with an error message, the Microsoft .Net framework is not installed on your computer – in this case please download and install .Net from the following webpage: </w:t>
      </w:r>
      <w:r>
        <w:rPr>
          <w:lang w:val="en-US"/>
        </w:rPr>
        <w:br/>
      </w:r>
      <w:hyperlink r:id="rId19" w:history="1">
        <w:r w:rsidRPr="005A3B20">
          <w:rPr>
            <w:rStyle w:val="Hyperlink"/>
            <w:lang w:val="en-US"/>
          </w:rPr>
          <w:t>http://www.microsoft.com/en-us/download/confirmation.aspx?id=17718</w:t>
        </w:r>
      </w:hyperlink>
    </w:p>
    <w:p w:rsidR="00112C7A" w:rsidRDefault="00112C7A" w:rsidP="00066B05">
      <w:pPr>
        <w:rPr>
          <w:lang w:val="en-US"/>
        </w:rPr>
      </w:pPr>
    </w:p>
    <w:p w:rsidR="00876DA0" w:rsidRPr="00C305C0" w:rsidRDefault="00D16D6E" w:rsidP="00D16D6E">
      <w:pPr>
        <w:rPr>
          <w:rStyle w:val="Hyperlink"/>
          <w:lang w:val="en-US"/>
        </w:rPr>
      </w:pPr>
      <w:r>
        <w:rPr>
          <w:lang w:val="en-US"/>
        </w:rPr>
        <w:t>T</w:t>
      </w:r>
      <w:r w:rsidR="00066B05" w:rsidRPr="00C305C0">
        <w:rPr>
          <w:lang w:val="en-US"/>
        </w:rPr>
        <w:t xml:space="preserve">he </w:t>
      </w:r>
      <w:proofErr w:type="spellStart"/>
      <w:r>
        <w:rPr>
          <w:lang w:val="en-US"/>
        </w:rPr>
        <w:t>FLipMouseGUI</w:t>
      </w:r>
      <w:proofErr w:type="spellEnd"/>
      <w:r>
        <w:rPr>
          <w:lang w:val="en-US"/>
        </w:rPr>
        <w:t xml:space="preserve"> </w:t>
      </w:r>
      <w:r w:rsidR="00066B05" w:rsidRPr="00C305C0">
        <w:rPr>
          <w:lang w:val="en-US"/>
        </w:rPr>
        <w:t xml:space="preserve">application needs to be able to send and receive information </w:t>
      </w:r>
      <w:r w:rsidR="00022994">
        <w:rPr>
          <w:lang w:val="en-US"/>
        </w:rPr>
        <w:t>to/</w:t>
      </w:r>
      <w:r w:rsidR="00066B05" w:rsidRPr="00C305C0">
        <w:rPr>
          <w:lang w:val="en-US"/>
        </w:rPr>
        <w:t xml:space="preserve">from the </w:t>
      </w:r>
      <w:proofErr w:type="spellStart"/>
      <w:r w:rsidR="008A2394">
        <w:rPr>
          <w:lang w:val="en-US"/>
        </w:rPr>
        <w:t>FLipMouse</w:t>
      </w:r>
      <w:proofErr w:type="spellEnd"/>
      <w:r w:rsidR="00066B05" w:rsidRPr="00C305C0">
        <w:rPr>
          <w:lang w:val="en-US"/>
        </w:rPr>
        <w:t xml:space="preserve"> device. Th</w:t>
      </w:r>
      <w:r>
        <w:rPr>
          <w:lang w:val="en-US"/>
        </w:rPr>
        <w:t>is</w:t>
      </w:r>
      <w:r w:rsidR="00066B05" w:rsidRPr="00C305C0">
        <w:rPr>
          <w:lang w:val="en-US"/>
        </w:rPr>
        <w:t xml:space="preserve"> information transfer occurs through a communication port (COM port) that </w:t>
      </w:r>
      <w:r>
        <w:rPr>
          <w:lang w:val="en-US"/>
        </w:rPr>
        <w:t xml:space="preserve">must be installed before you plug in the </w:t>
      </w:r>
      <w:proofErr w:type="spellStart"/>
      <w:r>
        <w:rPr>
          <w:lang w:val="en-US"/>
        </w:rPr>
        <w:t>FLipMouse</w:t>
      </w:r>
      <w:proofErr w:type="spellEnd"/>
      <w:r>
        <w:rPr>
          <w:lang w:val="en-US"/>
        </w:rPr>
        <w:t xml:space="preserve"> device for the first time. To install the COM port driver, start the </w:t>
      </w:r>
      <w:r w:rsidRPr="00D16D6E">
        <w:rPr>
          <w:i/>
          <w:lang w:val="en-US"/>
        </w:rPr>
        <w:t>serial_install.exe</w:t>
      </w:r>
      <w:r>
        <w:rPr>
          <w:lang w:val="en-US"/>
        </w:rPr>
        <w:t xml:space="preserve"> program which is contained in the download package. (Alternatively it can be separately downloaded from </w:t>
      </w:r>
      <w:hyperlink r:id="rId20" w:history="1">
        <w:r w:rsidR="00876DA0" w:rsidRPr="00C305C0">
          <w:rPr>
            <w:rStyle w:val="Hyperlink"/>
            <w:lang w:val="en-US"/>
          </w:rPr>
          <w:t>https://www.pjrc.com/teensy/serial_install.exe</w:t>
        </w:r>
      </w:hyperlink>
      <w:r>
        <w:rPr>
          <w:rStyle w:val="Hyperlink"/>
          <w:lang w:val="en-US"/>
        </w:rPr>
        <w:t>)</w:t>
      </w:r>
    </w:p>
    <w:p w:rsidR="00FF2932" w:rsidRPr="00C305C0" w:rsidRDefault="00FF2932" w:rsidP="00FF2932">
      <w:pPr>
        <w:jc w:val="center"/>
        <w:rPr>
          <w:lang w:val="en-US"/>
        </w:rPr>
      </w:pPr>
    </w:p>
    <w:p w:rsidR="00876DA0" w:rsidRDefault="00D16D6E" w:rsidP="00066B05">
      <w:pPr>
        <w:rPr>
          <w:lang w:val="en-US"/>
        </w:rPr>
      </w:pPr>
      <w:r>
        <w:rPr>
          <w:lang w:val="en-US"/>
        </w:rPr>
        <w:t xml:space="preserve">When starting the </w:t>
      </w:r>
      <w:r w:rsidRPr="00D16D6E">
        <w:rPr>
          <w:i/>
          <w:lang w:val="en-US"/>
        </w:rPr>
        <w:t>serial_install.exe</w:t>
      </w:r>
      <w:r>
        <w:rPr>
          <w:lang w:val="en-US"/>
        </w:rPr>
        <w:t xml:space="preserve"> program, p</w:t>
      </w:r>
      <w:r w:rsidRPr="00C305C0">
        <w:rPr>
          <w:lang w:val="en-US"/>
        </w:rPr>
        <w:t>lease make sure you have Administrator Privileges, and click the install button.</w:t>
      </w:r>
      <w:r>
        <w:rPr>
          <w:lang w:val="en-US"/>
        </w:rPr>
        <w:t xml:space="preserve"> (If your current user account does not provide Administrator Privileges, right-click the </w:t>
      </w:r>
      <w:r w:rsidRPr="00D16D6E">
        <w:rPr>
          <w:i/>
          <w:lang w:val="en-US"/>
        </w:rPr>
        <w:t>serial_install.exe</w:t>
      </w:r>
      <w:r>
        <w:rPr>
          <w:lang w:val="en-US"/>
        </w:rPr>
        <w:t xml:space="preserve"> file and select “Run as Administrator”. T</w:t>
      </w:r>
      <w:r w:rsidR="00876DA0" w:rsidRPr="00C305C0">
        <w:rPr>
          <w:lang w:val="en-US"/>
        </w:rPr>
        <w:t>he following window will appear:</w:t>
      </w:r>
    </w:p>
    <w:p w:rsidR="00D16D6E" w:rsidRPr="00C305C0" w:rsidRDefault="00D16D6E" w:rsidP="00066B05">
      <w:pPr>
        <w:rPr>
          <w:lang w:val="en-US"/>
        </w:rPr>
      </w:pPr>
    </w:p>
    <w:p w:rsidR="00876DA0" w:rsidRPr="00C305C0" w:rsidRDefault="00FF2932" w:rsidP="00022994">
      <w:pPr>
        <w:jc w:val="center"/>
        <w:rPr>
          <w:lang w:val="en-US"/>
        </w:rPr>
      </w:pPr>
      <w:r w:rsidRPr="00C305C0">
        <w:rPr>
          <w:noProof/>
        </w:rPr>
        <mc:AlternateContent>
          <mc:Choice Requires="wps">
            <w:drawing>
              <wp:anchor distT="0" distB="0" distL="114300" distR="114300" simplePos="0" relativeHeight="251660288" behindDoc="0" locked="0" layoutInCell="1" allowOverlap="1" wp14:anchorId="73FB6AF4" wp14:editId="0F431971">
                <wp:simplePos x="0" y="0"/>
                <wp:positionH relativeFrom="column">
                  <wp:posOffset>2777378</wp:posOffset>
                </wp:positionH>
                <wp:positionV relativeFrom="paragraph">
                  <wp:posOffset>2231203</wp:posOffset>
                </wp:positionV>
                <wp:extent cx="608175" cy="318825"/>
                <wp:effectExtent l="0" t="0" r="78105" b="62230"/>
                <wp:wrapNone/>
                <wp:docPr id="14" name="Straight Arrow Connector 14"/>
                <wp:cNvGraphicFramePr/>
                <a:graphic xmlns:a="http://schemas.openxmlformats.org/drawingml/2006/main">
                  <a:graphicData uri="http://schemas.microsoft.com/office/word/2010/wordprocessingShape">
                    <wps:wsp>
                      <wps:cNvCnPr/>
                      <wps:spPr>
                        <a:xfrm>
                          <a:off x="0" y="0"/>
                          <a:ext cx="608175" cy="31882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4" o:spid="_x0000_s1026" type="#_x0000_t32" style="position:absolute;margin-left:218.7pt;margin-top:175.7pt;width:47.9pt;height:2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" strokecolor="red" strokeweight="1.5pt">
                <v:stroke endarrow="open"/>
              </v:shape>
            </w:pict>
          </mc:Fallback>
        </mc:AlternateContent>
      </w:r>
      <w:r w:rsidR="00876DA0" w:rsidRPr="00C305C0">
        <w:rPr>
          <w:noProof/>
        </w:rPr>
        <w:drawing>
          <wp:inline distT="0" distB="0" distL="0" distR="0" wp14:anchorId="1C33AED6" wp14:editId="05C716B8">
            <wp:extent cx="3818965" cy="293083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C2115.tmp"/>
                    <pic:cNvPicPr/>
                  </pic:nvPicPr>
                  <pic:blipFill>
                    <a:blip r:embed="rId21">
                      <a:extLst>
                        <a:ext uri="{28A0092B-C50C-407E-A947-70E740481C1C}">
                          <a14:useLocalDpi xmlns:a14="http://schemas.microsoft.com/office/drawing/2010/main" val="0"/>
                        </a:ext>
                      </a:extLst>
                    </a:blip>
                    <a:stretch>
                      <a:fillRect/>
                    </a:stretch>
                  </pic:blipFill>
                  <pic:spPr>
                    <a:xfrm>
                      <a:off x="0" y="0"/>
                      <a:ext cx="3819105" cy="2930942"/>
                    </a:xfrm>
                    <a:prstGeom prst="rect">
                      <a:avLst/>
                    </a:prstGeom>
                  </pic:spPr>
                </pic:pic>
              </a:graphicData>
            </a:graphic>
          </wp:inline>
        </w:drawing>
      </w:r>
    </w:p>
    <w:p w:rsidR="00FF2932" w:rsidRPr="00C305C0" w:rsidRDefault="00FF2932" w:rsidP="00066B05">
      <w:pPr>
        <w:rPr>
          <w:lang w:val="en-US"/>
        </w:rPr>
      </w:pPr>
    </w:p>
    <w:p w:rsidR="00FF2932" w:rsidRPr="00C305C0" w:rsidRDefault="00FF2932" w:rsidP="00066B05">
      <w:pPr>
        <w:rPr>
          <w:lang w:val="en-US"/>
        </w:rPr>
      </w:pPr>
    </w:p>
    <w:p w:rsidR="00FF2932" w:rsidRPr="00C305C0" w:rsidRDefault="00D16D6E" w:rsidP="00066B05">
      <w:pPr>
        <w:rPr>
          <w:lang w:val="en-US"/>
        </w:rPr>
      </w:pPr>
      <w:r>
        <w:rPr>
          <w:lang w:val="en-US"/>
        </w:rPr>
        <w:t xml:space="preserve">Click “Install”. </w:t>
      </w:r>
      <w:r w:rsidR="00022994">
        <w:rPr>
          <w:lang w:val="en-US"/>
        </w:rPr>
        <w:br/>
      </w:r>
    </w:p>
    <w:p w:rsidR="00FF2932" w:rsidRPr="00C305C0" w:rsidRDefault="00FF2932" w:rsidP="00022994">
      <w:pPr>
        <w:jc w:val="center"/>
        <w:rPr>
          <w:lang w:val="en-US"/>
        </w:rPr>
      </w:pPr>
      <w:r w:rsidRPr="00C305C0">
        <w:rPr>
          <w:noProof/>
        </w:rPr>
        <mc:AlternateContent>
          <mc:Choice Requires="wps">
            <w:drawing>
              <wp:anchor distT="0" distB="0" distL="114300" distR="114300" simplePos="0" relativeHeight="251661312" behindDoc="0" locked="0" layoutInCell="1" allowOverlap="1" wp14:anchorId="41BF558E" wp14:editId="6441F1B7">
                <wp:simplePos x="0" y="0"/>
                <wp:positionH relativeFrom="column">
                  <wp:posOffset>3775710</wp:posOffset>
                </wp:positionH>
                <wp:positionV relativeFrom="paragraph">
                  <wp:posOffset>2251710</wp:posOffset>
                </wp:positionV>
                <wp:extent cx="571500" cy="533400"/>
                <wp:effectExtent l="0" t="0" r="76200" b="57150"/>
                <wp:wrapNone/>
                <wp:docPr id="17" name="Straight Arrow Connector 17"/>
                <wp:cNvGraphicFramePr/>
                <a:graphic xmlns:a="http://schemas.openxmlformats.org/drawingml/2006/main">
                  <a:graphicData uri="http://schemas.microsoft.com/office/word/2010/wordprocessingShape">
                    <wps:wsp>
                      <wps:cNvCnPr/>
                      <wps:spPr>
                        <a:xfrm>
                          <a:off x="0" y="0"/>
                          <a:ext cx="571500" cy="53340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7" o:spid="_x0000_s1026" type="#_x0000_t32" style="position:absolute;margin-left:297.3pt;margin-top:177.3pt;width:45pt;height:42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" strokecolor="red" strokeweight="1.5pt">
                <v:stroke endarrow="open"/>
              </v:shape>
            </w:pict>
          </mc:Fallback>
        </mc:AlternateContent>
      </w:r>
    </w:p>
    <w:p w:rsidR="00022994" w:rsidRPr="00C305C0" w:rsidRDefault="00022994" w:rsidP="00066B05">
      <w:pPr>
        <w:rPr>
          <w:lang w:val="en-US"/>
        </w:rPr>
      </w:pPr>
      <w:r>
        <w:rPr>
          <w:lang w:val="en-US"/>
        </w:rPr>
        <w:lastRenderedPageBreak/>
        <w:br/>
      </w:r>
    </w:p>
    <w:p w:rsidR="00FF2932" w:rsidRPr="00C305C0" w:rsidRDefault="00FF2932" w:rsidP="00066B05">
      <w:pPr>
        <w:rPr>
          <w:lang w:val="en-US"/>
        </w:rPr>
      </w:pPr>
      <w:r w:rsidRPr="00C305C0">
        <w:rPr>
          <w:lang w:val="en-US"/>
        </w:rPr>
        <w:t xml:space="preserve">After finishing installation, please connect your </w:t>
      </w:r>
      <w:proofErr w:type="spellStart"/>
      <w:r w:rsidR="008A2394">
        <w:rPr>
          <w:lang w:val="en-US"/>
        </w:rPr>
        <w:t>FLipMouse</w:t>
      </w:r>
      <w:proofErr w:type="spellEnd"/>
      <w:r w:rsidRPr="00C305C0">
        <w:rPr>
          <w:lang w:val="en-US"/>
        </w:rPr>
        <w:t xml:space="preserve"> device using a mini USB cable. </w:t>
      </w:r>
    </w:p>
    <w:p w:rsidR="00FF2932" w:rsidRPr="00C305C0" w:rsidRDefault="00A122B0" w:rsidP="00A122B0">
      <w:pPr>
        <w:ind w:left="708" w:firstLine="708"/>
        <w:rPr>
          <w:lang w:val="en-US"/>
        </w:rPr>
      </w:pPr>
      <w:r w:rsidRPr="00C305C0">
        <w:rPr>
          <w:noProof/>
        </w:rPr>
        <mc:AlternateContent>
          <mc:Choice Requires="wps">
            <w:drawing>
              <wp:anchor distT="0" distB="0" distL="114300" distR="114300" simplePos="0" relativeHeight="251668480" behindDoc="0" locked="0" layoutInCell="1" allowOverlap="1" wp14:anchorId="19B99284" wp14:editId="7F368966">
                <wp:simplePos x="0" y="0"/>
                <wp:positionH relativeFrom="column">
                  <wp:posOffset>-243840</wp:posOffset>
                </wp:positionH>
                <wp:positionV relativeFrom="paragraph">
                  <wp:posOffset>381635</wp:posOffset>
                </wp:positionV>
                <wp:extent cx="1438275" cy="714375"/>
                <wp:effectExtent l="0" t="0" r="28575" b="285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714375"/>
                        </a:xfrm>
                        <a:prstGeom prst="rect">
                          <a:avLst/>
                        </a:prstGeom>
                        <a:solidFill>
                          <a:srgbClr val="FFFFFF"/>
                        </a:solidFill>
                        <a:ln w="9525">
                          <a:solidFill>
                            <a:srgbClr val="000000"/>
                          </a:solidFill>
                          <a:miter lim="800000"/>
                          <a:headEnd/>
                          <a:tailEnd/>
                        </a:ln>
                      </wps:spPr>
                      <wps:txbx>
                        <w:txbxContent>
                          <w:p w:rsidR="00FA1022" w:rsidRPr="00A122B0" w:rsidRDefault="00FA1022" w:rsidP="00A122B0">
                            <w:pPr>
                              <w:rPr>
                                <w:lang w:val="en-US"/>
                              </w:rPr>
                            </w:pPr>
                            <w:r>
                              <w:rPr>
                                <w:lang w:val="en-US"/>
                              </w:rPr>
                              <w:t>Connect this end to a USB port in your computer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9.2pt;margin-top:30.05pt;width:113.25pt;height:5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">
                <v:textbox>
                  <w:txbxContent>
                    <w:p w:rsidR="00FA1022" w:rsidRPr="00A122B0" w:rsidRDefault="00FA1022" w:rsidP="00A122B0">
                      <w:pPr>
                        <w:rPr>
                          <w:lang w:val="en-US"/>
                        </w:rPr>
                      </w:pPr>
                      <w:r>
                        <w:rPr>
                          <w:lang w:val="en-US"/>
                        </w:rPr>
                        <w:t>Connect this end to a USB port in your computer</w:t>
                      </w:r>
                    </w:p>
                  </w:txbxContent>
                </v:textbox>
              </v:shape>
            </w:pict>
          </mc:Fallback>
        </mc:AlternateContent>
      </w:r>
      <w:r w:rsidRPr="00C305C0">
        <w:rPr>
          <w:noProof/>
        </w:rPr>
        <mc:AlternateContent>
          <mc:Choice Requires="wps">
            <w:drawing>
              <wp:anchor distT="0" distB="0" distL="114300" distR="114300" simplePos="0" relativeHeight="251666432" behindDoc="0" locked="0" layoutInCell="1" allowOverlap="1" wp14:anchorId="6A41F7C7" wp14:editId="7FCB7284">
                <wp:simplePos x="0" y="0"/>
                <wp:positionH relativeFrom="column">
                  <wp:posOffset>289560</wp:posOffset>
                </wp:positionH>
                <wp:positionV relativeFrom="paragraph">
                  <wp:posOffset>1096010</wp:posOffset>
                </wp:positionV>
                <wp:extent cx="981075" cy="333375"/>
                <wp:effectExtent l="0" t="0" r="66675" b="85725"/>
                <wp:wrapNone/>
                <wp:docPr id="21" name="Straight Arrow Connector 21"/>
                <wp:cNvGraphicFramePr/>
                <a:graphic xmlns:a="http://schemas.openxmlformats.org/drawingml/2006/main">
                  <a:graphicData uri="http://schemas.microsoft.com/office/word/2010/wordprocessingShape">
                    <wps:wsp>
                      <wps:cNvCnPr/>
                      <wps:spPr>
                        <a:xfrm>
                          <a:off x="0" y="0"/>
                          <a:ext cx="981075" cy="33337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22.8pt;margin-top:86.3pt;width:77.25pt;height:26.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" strokecolor="#4579b8 [3044]" strokeweight="1.5pt">
                <v:stroke endarrow="open"/>
              </v:shape>
            </w:pict>
          </mc:Fallback>
        </mc:AlternateContent>
      </w:r>
      <w:r w:rsidRPr="00C305C0">
        <w:rPr>
          <w:noProof/>
        </w:rPr>
        <mc:AlternateContent>
          <mc:Choice Requires="wps">
            <w:drawing>
              <wp:anchor distT="0" distB="0" distL="114300" distR="114300" simplePos="0" relativeHeight="251664384" behindDoc="0" locked="0" layoutInCell="1" allowOverlap="1" wp14:anchorId="3AF5415E" wp14:editId="6DD97FF3">
                <wp:simplePos x="0" y="0"/>
                <wp:positionH relativeFrom="column">
                  <wp:posOffset>5079365</wp:posOffset>
                </wp:positionH>
                <wp:positionV relativeFrom="paragraph">
                  <wp:posOffset>1381125</wp:posOffset>
                </wp:positionV>
                <wp:extent cx="1438275" cy="504825"/>
                <wp:effectExtent l="0" t="0" r="28575"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504825"/>
                        </a:xfrm>
                        <a:prstGeom prst="rect">
                          <a:avLst/>
                        </a:prstGeom>
                        <a:solidFill>
                          <a:srgbClr val="FFFFFF"/>
                        </a:solidFill>
                        <a:ln w="9525">
                          <a:solidFill>
                            <a:srgbClr val="000000"/>
                          </a:solidFill>
                          <a:miter lim="800000"/>
                          <a:headEnd/>
                          <a:tailEnd/>
                        </a:ln>
                      </wps:spPr>
                      <wps:txbx>
                        <w:txbxContent>
                          <w:p w:rsidR="00FA1022" w:rsidRPr="00A122B0" w:rsidRDefault="00FA1022" w:rsidP="00A122B0">
                            <w:pPr>
                              <w:rPr>
                                <w:lang w:val="en-US"/>
                              </w:rPr>
                            </w:pPr>
                            <w:r>
                              <w:rPr>
                                <w:lang w:val="en-US"/>
                              </w:rPr>
                              <w:t xml:space="preserve">Connect this end to the </w:t>
                            </w:r>
                            <w:proofErr w:type="spellStart"/>
                            <w:r>
                              <w:rPr>
                                <w:lang w:val="en-US"/>
                              </w:rPr>
                              <w:t>FlipMouse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99.95pt;margin-top:108.75pt;width:113.25pt;height:39.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">
                <v:textbox>
                  <w:txbxContent>
                    <w:p w:rsidR="00FA1022" w:rsidRPr="00A122B0" w:rsidRDefault="00FA1022" w:rsidP="00A122B0">
                      <w:pPr>
                        <w:rPr>
                          <w:lang w:val="en-US"/>
                        </w:rPr>
                      </w:pPr>
                      <w:r>
                        <w:rPr>
                          <w:lang w:val="en-US"/>
                        </w:rPr>
                        <w:t xml:space="preserve">Connect this end to the </w:t>
                      </w:r>
                      <w:proofErr w:type="spellStart"/>
                      <w:r>
                        <w:rPr>
                          <w:lang w:val="en-US"/>
                        </w:rPr>
                        <w:t>FlipMouse</w:t>
                      </w:r>
                      <w:proofErr w:type="spellEnd"/>
                    </w:p>
                  </w:txbxContent>
                </v:textbox>
              </v:shape>
            </w:pict>
          </mc:Fallback>
        </mc:AlternateContent>
      </w:r>
      <w:r w:rsidRPr="00C305C0">
        <w:rPr>
          <w:noProof/>
        </w:rPr>
        <mc:AlternateContent>
          <mc:Choice Requires="wps">
            <w:drawing>
              <wp:anchor distT="0" distB="0" distL="114300" distR="114300" simplePos="0" relativeHeight="251662336" behindDoc="0" locked="0" layoutInCell="1" allowOverlap="1" wp14:anchorId="4C0E6E16" wp14:editId="60A20F8B">
                <wp:simplePos x="0" y="0"/>
                <wp:positionH relativeFrom="column">
                  <wp:posOffset>3484245</wp:posOffset>
                </wp:positionH>
                <wp:positionV relativeFrom="paragraph">
                  <wp:posOffset>1697990</wp:posOffset>
                </wp:positionV>
                <wp:extent cx="1590675" cy="38100"/>
                <wp:effectExtent l="38100" t="57150" r="0" b="114300"/>
                <wp:wrapNone/>
                <wp:docPr id="20" name="Straight Arrow Connector 20"/>
                <wp:cNvGraphicFramePr/>
                <a:graphic xmlns:a="http://schemas.openxmlformats.org/drawingml/2006/main">
                  <a:graphicData uri="http://schemas.microsoft.com/office/word/2010/wordprocessingShape">
                    <wps:wsp>
                      <wps:cNvCnPr/>
                      <wps:spPr>
                        <a:xfrm flipH="1">
                          <a:off x="0" y="0"/>
                          <a:ext cx="1590675" cy="3810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0" o:spid="_x0000_s1026" type="#_x0000_t32" style="position:absolute;margin-left:274.35pt;margin-top:133.7pt;width:125.25pt;height:3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" strokecolor="#4579b8 [3044]" strokeweight="1.5pt">
                <v:stroke endarrow="open"/>
              </v:shape>
            </w:pict>
          </mc:Fallback>
        </mc:AlternateContent>
      </w:r>
      <w:r w:rsidRPr="00C305C0">
        <w:rPr>
          <w:noProof/>
        </w:rPr>
        <w:drawing>
          <wp:inline distT="0" distB="0" distL="0" distR="0" wp14:anchorId="443B2143" wp14:editId="2B77D20C">
            <wp:extent cx="3295650" cy="2171700"/>
            <wp:effectExtent l="0" t="0" r="0" b="0"/>
            <wp:docPr id="18" name="Picture 18" descr="http://www.conrad.at/medias/global/ce/7000_7999/7600/7630/7630/763045_LB_00_FB.EPS_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nrad.at/medias/global/ce/7000_7999/7600/7630/7630/763045_LB_00_FB.EPS_1000.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9364" b="14740"/>
                    <a:stretch/>
                  </pic:blipFill>
                  <pic:spPr bwMode="auto">
                    <a:xfrm>
                      <a:off x="0" y="0"/>
                      <a:ext cx="3293258" cy="2170124"/>
                    </a:xfrm>
                    <a:prstGeom prst="rect">
                      <a:avLst/>
                    </a:prstGeom>
                    <a:noFill/>
                    <a:ln>
                      <a:noFill/>
                    </a:ln>
                    <a:extLst>
                      <a:ext uri="{53640926-AAD7-44D8-BBD7-CCE9431645EC}">
                        <a14:shadowObscured xmlns:a14="http://schemas.microsoft.com/office/drawing/2010/main"/>
                      </a:ext>
                    </a:extLst>
                  </pic:spPr>
                </pic:pic>
              </a:graphicData>
            </a:graphic>
          </wp:inline>
        </w:drawing>
      </w:r>
    </w:p>
    <w:p w:rsidR="00A122B0" w:rsidRPr="00C305C0" w:rsidRDefault="00A122B0" w:rsidP="00066B05">
      <w:pPr>
        <w:rPr>
          <w:lang w:val="en-US"/>
        </w:rPr>
      </w:pPr>
      <w:r w:rsidRPr="00C305C0">
        <w:rPr>
          <w:lang w:val="en-US"/>
        </w:rPr>
        <w:t>After making sure that the device is securely connected to the computer, you may check if the device’s COM port</w:t>
      </w:r>
      <w:r w:rsidR="00BF00A3">
        <w:rPr>
          <w:lang w:val="en-US"/>
        </w:rPr>
        <w:t xml:space="preserve"> is successfully detected. The detection</w:t>
      </w:r>
      <w:r w:rsidRPr="00C305C0">
        <w:rPr>
          <w:lang w:val="en-US"/>
        </w:rPr>
        <w:t xml:space="preserve"> might take a couple of seconds. </w:t>
      </w:r>
    </w:p>
    <w:p w:rsidR="00A122B0" w:rsidRPr="00C305C0" w:rsidRDefault="00A122B0" w:rsidP="00066B05">
      <w:pPr>
        <w:rPr>
          <w:lang w:val="en-US"/>
        </w:rPr>
      </w:pPr>
      <w:r w:rsidRPr="00C305C0">
        <w:rPr>
          <w:lang w:val="en-US"/>
        </w:rPr>
        <w:t>To check if a COM port is detected, go to Control Panel on your computer, and select Device Manager. A window similar to the one below should be opened:</w:t>
      </w:r>
      <w:r w:rsidR="00022994">
        <w:rPr>
          <w:lang w:val="en-US"/>
        </w:rPr>
        <w:br/>
      </w:r>
    </w:p>
    <w:p w:rsidR="00A122B0" w:rsidRPr="00C305C0" w:rsidRDefault="005B6F27" w:rsidP="00066B05">
      <w:pPr>
        <w:rPr>
          <w:lang w:val="en-US"/>
        </w:rPr>
      </w:pPr>
      <w:r w:rsidRPr="00C305C0">
        <w:rPr>
          <w:noProof/>
        </w:rPr>
        <mc:AlternateContent>
          <mc:Choice Requires="wpg">
            <w:drawing>
              <wp:anchor distT="0" distB="0" distL="114300" distR="114300" simplePos="0" relativeHeight="251672576" behindDoc="0" locked="0" layoutInCell="1" allowOverlap="1" wp14:anchorId="2EC1CD82" wp14:editId="5BF5C213">
                <wp:simplePos x="0" y="0"/>
                <wp:positionH relativeFrom="column">
                  <wp:posOffset>7110</wp:posOffset>
                </wp:positionH>
                <wp:positionV relativeFrom="paragraph">
                  <wp:posOffset>40150</wp:posOffset>
                </wp:positionV>
                <wp:extent cx="6229350" cy="4838700"/>
                <wp:effectExtent l="0" t="0" r="19050" b="0"/>
                <wp:wrapNone/>
                <wp:docPr id="288" name="Group 288"/>
                <wp:cNvGraphicFramePr/>
                <a:graphic xmlns:a="http://schemas.openxmlformats.org/drawingml/2006/main">
                  <a:graphicData uri="http://schemas.microsoft.com/office/word/2010/wordprocessingGroup">
                    <wpg:wgp>
                      <wpg:cNvGrpSpPr/>
                      <wpg:grpSpPr>
                        <a:xfrm>
                          <a:off x="0" y="0"/>
                          <a:ext cx="6229350" cy="4838700"/>
                          <a:chOff x="0" y="0"/>
                          <a:chExt cx="6229350" cy="4838700"/>
                        </a:xfrm>
                      </wpg:grpSpPr>
                      <pic:pic xmlns:pic="http://schemas.openxmlformats.org/drawingml/2006/picture">
                        <pic:nvPicPr>
                          <pic:cNvPr id="25" name="Picture 2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409950" cy="4838700"/>
                          </a:xfrm>
                          <a:prstGeom prst="rect">
                            <a:avLst/>
                          </a:prstGeom>
                        </pic:spPr>
                      </pic:pic>
                      <wps:wsp>
                        <wps:cNvPr id="26" name="Straight Arrow Connector 26"/>
                        <wps:cNvCnPr/>
                        <wps:spPr>
                          <a:xfrm flipH="1">
                            <a:off x="1724026" y="2790825"/>
                            <a:ext cx="1962374" cy="48577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27" name="Text Box 2"/>
                        <wps:cNvSpPr txBox="1">
                          <a:spLocks noChangeArrowheads="1"/>
                        </wps:cNvSpPr>
                        <wps:spPr bwMode="auto">
                          <a:xfrm>
                            <a:off x="3810000" y="2371725"/>
                            <a:ext cx="2419350" cy="952500"/>
                          </a:xfrm>
                          <a:prstGeom prst="rect">
                            <a:avLst/>
                          </a:prstGeom>
                          <a:solidFill>
                            <a:srgbClr val="FFFFFF"/>
                          </a:solidFill>
                          <a:ln w="9525">
                            <a:solidFill>
                              <a:srgbClr val="000000"/>
                            </a:solidFill>
                            <a:miter lim="800000"/>
                            <a:headEnd/>
                            <a:tailEnd/>
                          </a:ln>
                        </wps:spPr>
                        <wps:txbx>
                          <w:txbxContent>
                            <w:p w:rsidR="00FA1022" w:rsidRPr="00A122B0" w:rsidRDefault="00FA1022" w:rsidP="00A122B0">
                              <w:pPr>
                                <w:rPr>
                                  <w:lang w:val="en-US"/>
                                </w:rPr>
                              </w:pPr>
                              <w:r>
                                <w:rPr>
                                  <w:lang w:val="en-US"/>
                                </w:rPr>
                                <w:t xml:space="preserve">The COM port for your </w:t>
                              </w:r>
                              <w:proofErr w:type="spellStart"/>
                              <w:r>
                                <w:rPr>
                                  <w:lang w:val="en-US"/>
                                </w:rPr>
                                <w:t>FlipMouse</w:t>
                              </w:r>
                              <w:proofErr w:type="spellEnd"/>
                              <w:r>
                                <w:rPr>
                                  <w:lang w:val="en-US"/>
                                </w:rPr>
                                <w:t xml:space="preserve"> should be here. You can click on “Ports” to extend the list of ports connected to your computer.</w:t>
                              </w:r>
                            </w:p>
                          </w:txbxContent>
                        </wps:txbx>
                        <wps:bodyPr rot="0" vert="horz" wrap="square" lIns="91440" tIns="45720" rIns="91440" bIns="45720" anchor="t" anchorCtr="0">
                          <a:noAutofit/>
                        </wps:bodyPr>
                      </wps:wsp>
                    </wpg:wgp>
                  </a:graphicData>
                </a:graphic>
              </wp:anchor>
            </w:drawing>
          </mc:Choice>
          <mc:Fallback>
            <w:pict>
              <v:group id="Group 288" o:spid="_x0000_s1028" style="position:absolute;margin-left:.55pt;margin-top:3.15pt;width:490.5pt;height:381pt;z-index:251672576" coordsize="62293,4838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">
                <v:shape id="Picture 25" o:spid="_x0000_s1029" type="#_x0000_t75" style="position:absolute;width:34099;height:483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qqADBAAAA2wAAAA8AAABkcnMvZG93bnJldi54bWxEj92KwjAUhO8XfIdwBO/W1OIf1SgiCF4I&#10;608f4NAc22JzUppoq0+/EQQvh5n5hlmuO1OJBzWutKxgNIxAEGdWl5wrSC+73zkI55E1VpZJwZMc&#10;rFe9nyUm2rZ8osfZ5yJA2CWooPC+TqR0WUEG3dDWxMG72sagD7LJpW6wDXBTyTiKptJgyWGhwJq2&#10;BWW3890ooNTGpcfXrB1fo+nxb387dHmq1KDfbRYgPHX+G/6091pBPIH3l/AD5Oo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vqqADBAAAA2wAAAA8AAAAAAAAAAAAAAAAAnwIA&#10;AGRycy9kb3ducmV2LnhtbFBLBQYAAAAABAAEAPcAAACNAwAAAAA=&#10;">
                  <v:imagedata r:id="rId24" o:title=""/>
                  <v:path arrowok="t"/>
                </v:shape>
                <v:shapetype id="_x0000_t32" coordsize="21600,21600" o:spt="32" o:oned="t" path="m,l21600,21600e" filled="f">
                  <v:path arrowok="t" fillok="f" o:connecttype="none"/>
                  <o:lock v:ext="edit" shapetype="t"/>
                </v:shapetype>
                <v:shape id="Straight Arrow Connector 26" o:spid="_x0000_s1030" type="#_x0000_t32" style="position:absolute;left:17240;top:27908;width:19624;height:48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TposIAAADbAAAADwAAAGRycy9kb3ducmV2LnhtbESPX2vCQBDE3wv9DscWfKuXCgZJvYi0&#10;KPVRLbR9W3KbP21uL+S2MX57TxB8HGbmN8xyNbpWDdSHxrOBl2kCirjwtuHKwOdx87wAFQTZYuuZ&#10;DJwpwCp/fFhiZv2J9zQcpFIRwiFDA7VIl2kdipochqnviKNX+t6hRNlX2vZ4inDX6lmSpNphw3Gh&#10;xo7eair+Dv/OwEK2XMr796Ady0/6O/B8t/4yZvI0rl9BCY1yD9/aH9bALIXrl/gDdH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HTposIAAADbAAAADwAAAAAAAAAAAAAA&#10;AAChAgAAZHJzL2Rvd25yZXYueG1sUEsFBgAAAAAEAAQA+QAAAJADAAAAAA==&#10;" strokecolor="#4579b8 [3044]" strokeweight="1.5pt">
                  <v:stroke endarrow="open"/>
                </v:shape>
                <v:shape id="_x0000_s1031" type="#_x0000_t202" style="position:absolute;left:38100;top:23717;width:24193;height:9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eH8UA&#10;AADbAAAADwAAAGRycy9kb3ducmV2LnhtbESPW2sCMRSE3wv+h3AEX4pmtcXLapQitOhbvaCvh81x&#10;d3Fzsk3Sdf33Rij0cZiZb5jFqjWVaMj50rKC4SABQZxZXXKu4Hj47E9B+ICssbJMCu7kYbXsvCww&#10;1fbGO2r2IRcRwj5FBUUIdSqlzwoy6Ae2Jo7exTqDIUqXS+3wFuGmkqMkGUuDJceFAmtaF5Rd979G&#10;wfR905z99u37lI0v1Sy8TpqvH6dUr9t+zEEEasN/+K+90QpGE3h+iT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8t4fxQAAANsAAAAPAAAAAAAAAAAAAAAAAJgCAABkcnMv&#10;ZG93bnJldi54bWxQSwUGAAAAAAQABAD1AAAAigMAAAAA&#10;">
                  <v:textbox>
                    <w:txbxContent>
                      <w:p w:rsidR="00FA1022" w:rsidRPr="00A122B0" w:rsidRDefault="00FA1022" w:rsidP="00A122B0">
                        <w:pPr>
                          <w:rPr>
                            <w:lang w:val="en-US"/>
                          </w:rPr>
                        </w:pPr>
                        <w:r>
                          <w:rPr>
                            <w:lang w:val="en-US"/>
                          </w:rPr>
                          <w:t xml:space="preserve">The COM port for your </w:t>
                        </w:r>
                        <w:proofErr w:type="spellStart"/>
                        <w:r>
                          <w:rPr>
                            <w:lang w:val="en-US"/>
                          </w:rPr>
                          <w:t>FlipMouse</w:t>
                        </w:r>
                        <w:proofErr w:type="spellEnd"/>
                        <w:r>
                          <w:rPr>
                            <w:lang w:val="en-US"/>
                          </w:rPr>
                          <w:t xml:space="preserve"> should be here. You can click on “Ports” to extend the list of ports connected to your computer.</w:t>
                        </w:r>
                      </w:p>
                    </w:txbxContent>
                  </v:textbox>
                </v:shape>
              </v:group>
            </w:pict>
          </mc:Fallback>
        </mc:AlternateContent>
      </w:r>
    </w:p>
    <w:p w:rsidR="0076043A" w:rsidRPr="00C305C0" w:rsidRDefault="0076043A" w:rsidP="00066B05">
      <w:pPr>
        <w:rPr>
          <w:lang w:val="en-US"/>
        </w:rPr>
      </w:pPr>
    </w:p>
    <w:p w:rsidR="00066B05" w:rsidRPr="00C305C0" w:rsidRDefault="00066B05" w:rsidP="00066B05">
      <w:pPr>
        <w:rPr>
          <w:lang w:val="en-US"/>
        </w:rPr>
      </w:pPr>
      <w:r w:rsidRPr="00C305C0">
        <w:rPr>
          <w:lang w:val="en-US"/>
        </w:rPr>
        <w:br w:type="page"/>
      </w:r>
    </w:p>
    <w:p w:rsidR="0076043A" w:rsidRPr="00C305C0" w:rsidRDefault="0076043A" w:rsidP="0076043A">
      <w:pPr>
        <w:rPr>
          <w:lang w:val="en-US"/>
        </w:rPr>
      </w:pPr>
    </w:p>
    <w:p w:rsidR="0076043A" w:rsidRPr="00C305C0" w:rsidRDefault="005B6F27">
      <w:pPr>
        <w:spacing w:line="240" w:lineRule="auto"/>
        <w:rPr>
          <w:lang w:val="en-US"/>
        </w:rPr>
      </w:pPr>
      <w:r w:rsidRPr="00C305C0">
        <w:rPr>
          <w:noProof/>
        </w:rPr>
        <mc:AlternateContent>
          <mc:Choice Requires="wpg">
            <w:drawing>
              <wp:anchor distT="0" distB="0" distL="114300" distR="114300" simplePos="0" relativeHeight="251675648" behindDoc="0" locked="0" layoutInCell="1" allowOverlap="1" wp14:anchorId="7E234889" wp14:editId="2AA2B6B8">
                <wp:simplePos x="0" y="0"/>
                <wp:positionH relativeFrom="column">
                  <wp:posOffset>2232660</wp:posOffset>
                </wp:positionH>
                <wp:positionV relativeFrom="paragraph">
                  <wp:posOffset>1209040</wp:posOffset>
                </wp:positionV>
                <wp:extent cx="3848100" cy="2057400"/>
                <wp:effectExtent l="38100" t="0" r="19050" b="57150"/>
                <wp:wrapNone/>
                <wp:docPr id="289" name="Group 289"/>
                <wp:cNvGraphicFramePr/>
                <a:graphic xmlns:a="http://schemas.openxmlformats.org/drawingml/2006/main">
                  <a:graphicData uri="http://schemas.microsoft.com/office/word/2010/wordprocessingGroup">
                    <wpg:wgp>
                      <wpg:cNvGrpSpPr/>
                      <wpg:grpSpPr>
                        <a:xfrm>
                          <a:off x="0" y="0"/>
                          <a:ext cx="3848100" cy="2057400"/>
                          <a:chOff x="0" y="0"/>
                          <a:chExt cx="3848100" cy="2057400"/>
                        </a:xfrm>
                      </wpg:grpSpPr>
                      <wps:wsp>
                        <wps:cNvPr id="30" name="Straight Arrow Connector 30"/>
                        <wps:cNvCnPr/>
                        <wps:spPr>
                          <a:xfrm flipH="1">
                            <a:off x="0" y="1095375"/>
                            <a:ext cx="1428750" cy="96202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31" name="Text Box 2"/>
                        <wps:cNvSpPr txBox="1">
                          <a:spLocks noChangeArrowheads="1"/>
                        </wps:cNvSpPr>
                        <wps:spPr bwMode="auto">
                          <a:xfrm>
                            <a:off x="1428750" y="0"/>
                            <a:ext cx="2419350" cy="1095375"/>
                          </a:xfrm>
                          <a:prstGeom prst="rect">
                            <a:avLst/>
                          </a:prstGeom>
                          <a:solidFill>
                            <a:srgbClr val="FFFFFF"/>
                          </a:solidFill>
                          <a:ln w="9525">
                            <a:solidFill>
                              <a:srgbClr val="000000"/>
                            </a:solidFill>
                            <a:miter lim="800000"/>
                            <a:headEnd/>
                            <a:tailEnd/>
                          </a:ln>
                        </wps:spPr>
                        <wps:txbx>
                          <w:txbxContent>
                            <w:p w:rsidR="00FA1022" w:rsidRPr="0076043A" w:rsidRDefault="00FA1022" w:rsidP="0076043A">
                              <w:pPr>
                                <w:rPr>
                                  <w:lang w:val="en-US"/>
                                </w:rPr>
                              </w:pPr>
                              <w:r>
                                <w:rPr>
                                  <w:lang w:val="en-US"/>
                                </w:rPr>
                                <w:t>The port name is shown here. In this example it is “COM28”</w:t>
                              </w:r>
                              <w:proofErr w:type="gramStart"/>
                              <w:r>
                                <w:rPr>
                                  <w:lang w:val="en-US"/>
                                </w:rPr>
                                <w:t>,</w:t>
                              </w:r>
                              <w:proofErr w:type="gramEnd"/>
                              <w:r>
                                <w:rPr>
                                  <w:lang w:val="en-US"/>
                                </w:rPr>
                                <w:t xml:space="preserve"> however the number is arbitrary and gets automatically selected by your computer.</w:t>
                              </w:r>
                            </w:p>
                          </w:txbxContent>
                        </wps:txbx>
                        <wps:bodyPr rot="0" vert="horz" wrap="square" lIns="91440" tIns="45720" rIns="91440" bIns="45720" anchor="t" anchorCtr="0">
                          <a:noAutofit/>
                        </wps:bodyPr>
                      </wps:wsp>
                    </wpg:wgp>
                  </a:graphicData>
                </a:graphic>
              </wp:anchor>
            </w:drawing>
          </mc:Choice>
          <mc:Fallback>
            <w:pict>
              <v:group id="Group 289" o:spid="_x0000_s1032" style="position:absolute;margin-left:175.8pt;margin-top:95.2pt;width:303pt;height:162pt;z-index:251675648" coordsize="38481,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">
                <v:shape id="Straight Arrow Connector 30" o:spid="_x0000_s1033" type="#_x0000_t32" style="position:absolute;top:10953;width:14287;height:96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hCkL4AAADbAAAADwAAAGRycy9kb3ducmV2LnhtbERPTWvCQBC9C/6HZQRvurFSkegqorTY&#10;Y7VQvQ3ZMYlmZ0N2GuO/7x4Ej4/3vVx3rlItNaH0bGAyTkARZ96WnBv4OX6M5qCCIFusPJOBBwVY&#10;r/q9JabW3/mb2oPkKoZwSNFAIVKnWoesIIdh7GviyF1841AibHJtG7zHcFfptySZaYclx4YCa9oW&#10;lN0Of87AXD75IrtTqx3LeXZt+f1r82vMcNBtFqCEOnmJn+69NTCN6+OX+AP06h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JCEKQvgAAANsAAAAPAAAAAAAAAAAAAAAAAKEC&#10;AABkcnMvZG93bnJldi54bWxQSwUGAAAAAAQABAD5AAAAjAMAAAAA&#10;" strokecolor="#4579b8 [3044]" strokeweight="1.5pt">
                  <v:stroke endarrow="open"/>
                </v:shape>
                <v:shape id="_x0000_s1034" type="#_x0000_t202" style="position:absolute;left:14287;width:24194;height:10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51LcUA&#10;AADbAAAADwAAAGRycy9kb3ducmV2LnhtbESPS2vDMBCE74X+B7GFXEoi50EeruVQAi3prU1Dcl2s&#10;jW1qrVxJcZx/HxUCPQ4z8w2TrXvTiI6cry0rGI8SEMSF1TWXCvbfb8MlCB+QNTaWScGVPKzzx4cM&#10;U20v/EXdLpQiQtinqKAKoU2l9EVFBv3ItsTRO1lnMETpSqkdXiLcNHKSJHNpsOa4UGFLm4qKn93Z&#10;KFjOtt3Rf0w/D8X81KzC86J7/3VKDZ761xcQgfrwH763t1rBdAx/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jnUtxQAAANsAAAAPAAAAAAAAAAAAAAAAAJgCAABkcnMv&#10;ZG93bnJldi54bWxQSwUGAAAAAAQABAD1AAAAigMAAAAA&#10;">
                  <v:textbox>
                    <w:txbxContent>
                      <w:p w:rsidR="00FA1022" w:rsidRPr="0076043A" w:rsidRDefault="00FA1022" w:rsidP="0076043A">
                        <w:pPr>
                          <w:rPr>
                            <w:lang w:val="en-US"/>
                          </w:rPr>
                        </w:pPr>
                        <w:r>
                          <w:rPr>
                            <w:lang w:val="en-US"/>
                          </w:rPr>
                          <w:t>The port name is shown here. In this example it is “COM28”</w:t>
                        </w:r>
                        <w:proofErr w:type="gramStart"/>
                        <w:r>
                          <w:rPr>
                            <w:lang w:val="en-US"/>
                          </w:rPr>
                          <w:t>,</w:t>
                        </w:r>
                        <w:proofErr w:type="gramEnd"/>
                        <w:r>
                          <w:rPr>
                            <w:lang w:val="en-US"/>
                          </w:rPr>
                          <w:t xml:space="preserve"> however the number is arbitrary and gets automatically selected by your computer.</w:t>
                        </w:r>
                      </w:p>
                    </w:txbxContent>
                  </v:textbox>
                </v:shape>
              </v:group>
            </w:pict>
          </mc:Fallback>
        </mc:AlternateContent>
      </w:r>
      <w:r w:rsidR="0076043A" w:rsidRPr="00C305C0">
        <w:rPr>
          <w:noProof/>
        </w:rPr>
        <w:drawing>
          <wp:inline distT="0" distB="0" distL="0" distR="0" wp14:anchorId="3F486991" wp14:editId="5806A668">
            <wp:extent cx="3410426" cy="485842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4595B.tmp"/>
                    <pic:cNvPicPr/>
                  </pic:nvPicPr>
                  <pic:blipFill>
                    <a:blip r:embed="rId25">
                      <a:extLst>
                        <a:ext uri="{28A0092B-C50C-407E-A947-70E740481C1C}">
                          <a14:useLocalDpi xmlns:a14="http://schemas.microsoft.com/office/drawing/2010/main" val="0"/>
                        </a:ext>
                      </a:extLst>
                    </a:blip>
                    <a:stretch>
                      <a:fillRect/>
                    </a:stretch>
                  </pic:blipFill>
                  <pic:spPr>
                    <a:xfrm>
                      <a:off x="0" y="0"/>
                      <a:ext cx="3410426" cy="4858428"/>
                    </a:xfrm>
                    <a:prstGeom prst="rect">
                      <a:avLst/>
                    </a:prstGeom>
                  </pic:spPr>
                </pic:pic>
              </a:graphicData>
            </a:graphic>
          </wp:inline>
        </w:drawing>
      </w:r>
    </w:p>
    <w:p w:rsidR="0076043A" w:rsidRDefault="0076043A">
      <w:pPr>
        <w:spacing w:line="240" w:lineRule="auto"/>
        <w:rPr>
          <w:lang w:val="en-US"/>
        </w:rPr>
      </w:pPr>
    </w:p>
    <w:p w:rsidR="00EB0A31" w:rsidRPr="00C305C0" w:rsidRDefault="00EB0A31">
      <w:pPr>
        <w:spacing w:line="240" w:lineRule="auto"/>
        <w:rPr>
          <w:lang w:val="en-US"/>
        </w:rPr>
      </w:pPr>
    </w:p>
    <w:p w:rsidR="0076043A" w:rsidRPr="00C305C0" w:rsidRDefault="0076043A">
      <w:pPr>
        <w:spacing w:line="240" w:lineRule="auto"/>
        <w:rPr>
          <w:lang w:val="en-US"/>
        </w:rPr>
      </w:pPr>
      <w:r w:rsidRPr="00C305C0">
        <w:rPr>
          <w:lang w:val="en-US"/>
        </w:rPr>
        <w:t xml:space="preserve">If you see a COM port as in the example above – congratulations! You are now ready to use the </w:t>
      </w:r>
      <w:proofErr w:type="spellStart"/>
      <w:r w:rsidR="008A2394">
        <w:rPr>
          <w:lang w:val="en-US"/>
        </w:rPr>
        <w:t>FLipMouse</w:t>
      </w:r>
      <w:proofErr w:type="spellEnd"/>
      <w:r w:rsidRPr="00C305C0">
        <w:rPr>
          <w:lang w:val="en-US"/>
        </w:rPr>
        <w:t xml:space="preserve"> GUI.</w:t>
      </w:r>
      <w:r w:rsidRPr="00C305C0">
        <w:rPr>
          <w:lang w:val="en-US"/>
        </w:rPr>
        <w:br w:type="page"/>
      </w:r>
    </w:p>
    <w:p w:rsidR="00F81A82" w:rsidRPr="00C305C0" w:rsidRDefault="00E30569" w:rsidP="00CC6E05">
      <w:pPr>
        <w:pStyle w:val="berschrift1"/>
        <w:rPr>
          <w:lang w:val="en-US"/>
        </w:rPr>
      </w:pPr>
      <w:bookmarkStart w:id="10" w:name="_Toc415516896"/>
      <w:r w:rsidRPr="00C305C0">
        <w:rPr>
          <w:lang w:val="en-US"/>
        </w:rPr>
        <w:lastRenderedPageBreak/>
        <w:t xml:space="preserve">The </w:t>
      </w:r>
      <w:proofErr w:type="spellStart"/>
      <w:r w:rsidR="00D16D6E">
        <w:rPr>
          <w:lang w:val="en-US"/>
        </w:rPr>
        <w:t>FLipMouse</w:t>
      </w:r>
      <w:proofErr w:type="spellEnd"/>
      <w:r w:rsidR="00D16D6E">
        <w:rPr>
          <w:lang w:val="en-US"/>
        </w:rPr>
        <w:t xml:space="preserve"> Graphical </w:t>
      </w:r>
      <w:r w:rsidR="00F81A82" w:rsidRPr="00C305C0">
        <w:rPr>
          <w:lang w:val="en-US"/>
        </w:rPr>
        <w:t>User Interface</w:t>
      </w:r>
      <w:bookmarkEnd w:id="10"/>
    </w:p>
    <w:p w:rsidR="00F81A82" w:rsidRPr="00C305C0" w:rsidRDefault="00F81A82" w:rsidP="00066B05">
      <w:pPr>
        <w:rPr>
          <w:lang w:val="en-US"/>
        </w:rPr>
      </w:pPr>
      <w:r w:rsidRPr="00C305C0">
        <w:rPr>
          <w:lang w:val="en-US"/>
        </w:rPr>
        <w:t xml:space="preserve">To begin using the </w:t>
      </w:r>
      <w:proofErr w:type="spellStart"/>
      <w:r w:rsidR="008A2394">
        <w:rPr>
          <w:lang w:val="en-US"/>
        </w:rPr>
        <w:t>FLipMouse</w:t>
      </w:r>
      <w:proofErr w:type="spellEnd"/>
      <w:r w:rsidRPr="00C305C0">
        <w:rPr>
          <w:lang w:val="en-US"/>
        </w:rPr>
        <w:t xml:space="preserve"> user interface, </w:t>
      </w:r>
      <w:r w:rsidR="00022994">
        <w:rPr>
          <w:lang w:val="en-US"/>
        </w:rPr>
        <w:t>start</w:t>
      </w:r>
      <w:r w:rsidR="00E30569" w:rsidRPr="00C305C0">
        <w:rPr>
          <w:lang w:val="en-US"/>
        </w:rPr>
        <w:t xml:space="preserve"> the </w:t>
      </w:r>
      <w:r w:rsidR="008A2394" w:rsidRPr="00D16D6E">
        <w:rPr>
          <w:i/>
          <w:lang w:val="en-US"/>
        </w:rPr>
        <w:t>FLipMouse</w:t>
      </w:r>
      <w:r w:rsidR="00E30569" w:rsidRPr="00D16D6E">
        <w:rPr>
          <w:i/>
          <w:lang w:val="en-US"/>
        </w:rPr>
        <w:t>GUI.exe</w:t>
      </w:r>
      <w:r w:rsidR="00E30569" w:rsidRPr="00C305C0">
        <w:rPr>
          <w:lang w:val="en-US"/>
        </w:rPr>
        <w:t xml:space="preserve"> </w:t>
      </w:r>
      <w:r w:rsidRPr="00C305C0">
        <w:rPr>
          <w:lang w:val="en-US"/>
        </w:rPr>
        <w:t xml:space="preserve">file. </w:t>
      </w:r>
    </w:p>
    <w:p w:rsidR="002D72D0" w:rsidRPr="00C305C0" w:rsidRDefault="002D72D0" w:rsidP="002D72D0">
      <w:pPr>
        <w:rPr>
          <w:lang w:val="en-US"/>
        </w:rPr>
      </w:pPr>
      <w:r w:rsidRPr="00C305C0">
        <w:rPr>
          <w:lang w:val="en-US"/>
        </w:rPr>
        <w:t>After opening the file, the following window will be displayed:</w:t>
      </w:r>
    </w:p>
    <w:p w:rsidR="002D72D0" w:rsidRPr="00C305C0" w:rsidRDefault="002D72D0" w:rsidP="00F81A82">
      <w:pPr>
        <w:rPr>
          <w:lang w:val="en-US"/>
        </w:rPr>
      </w:pPr>
    </w:p>
    <w:p w:rsidR="002D72D0" w:rsidRPr="00C305C0" w:rsidRDefault="009B5F68" w:rsidP="00196D5C">
      <w:pPr>
        <w:jc w:val="center"/>
        <w:rPr>
          <w:lang w:val="en-US"/>
        </w:rPr>
      </w:pPr>
      <w:r w:rsidRPr="00C305C0">
        <w:rPr>
          <w:noProof/>
        </w:rPr>
        <w:drawing>
          <wp:inline distT="0" distB="0" distL="0" distR="0" wp14:anchorId="122ACF9B" wp14:editId="0F6B2F66">
            <wp:extent cx="5495925" cy="52205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8521.tmp"/>
                    <pic:cNvPicPr/>
                  </pic:nvPicPr>
                  <pic:blipFill>
                    <a:blip r:embed="rId26">
                      <a:extLst>
                        <a:ext uri="{28A0092B-C50C-407E-A947-70E740481C1C}">
                          <a14:useLocalDpi xmlns:a14="http://schemas.microsoft.com/office/drawing/2010/main" val="0"/>
                        </a:ext>
                      </a:extLst>
                    </a:blip>
                    <a:stretch>
                      <a:fillRect/>
                    </a:stretch>
                  </pic:blipFill>
                  <pic:spPr>
                    <a:xfrm>
                      <a:off x="0" y="0"/>
                      <a:ext cx="5498928" cy="5223355"/>
                    </a:xfrm>
                    <a:prstGeom prst="rect">
                      <a:avLst/>
                    </a:prstGeom>
                  </pic:spPr>
                </pic:pic>
              </a:graphicData>
            </a:graphic>
          </wp:inline>
        </w:drawing>
      </w:r>
    </w:p>
    <w:p w:rsidR="0074467B" w:rsidRPr="00C305C0" w:rsidRDefault="0074467B" w:rsidP="0074467B">
      <w:pPr>
        <w:rPr>
          <w:lang w:val="en-US"/>
        </w:rPr>
      </w:pPr>
    </w:p>
    <w:p w:rsidR="0081411B" w:rsidRPr="00C305C0" w:rsidRDefault="0081411B" w:rsidP="0081411B">
      <w:pPr>
        <w:pStyle w:val="berschrift4"/>
        <w:rPr>
          <w:lang w:val="en-US"/>
        </w:rPr>
      </w:pPr>
      <w:r w:rsidRPr="00C305C0">
        <w:rPr>
          <w:lang w:val="en-US"/>
        </w:rPr>
        <w:t xml:space="preserve">Connecting the </w:t>
      </w:r>
      <w:proofErr w:type="spellStart"/>
      <w:r w:rsidR="008A2394">
        <w:rPr>
          <w:lang w:val="en-US"/>
        </w:rPr>
        <w:t>FLipMouse</w:t>
      </w:r>
      <w:proofErr w:type="spellEnd"/>
      <w:r w:rsidRPr="00C305C0">
        <w:rPr>
          <w:lang w:val="en-US"/>
        </w:rPr>
        <w:t xml:space="preserve"> Device</w:t>
      </w:r>
    </w:p>
    <w:p w:rsidR="00F81A82" w:rsidRPr="00C305C0" w:rsidRDefault="002D72D0" w:rsidP="002D72D0">
      <w:pPr>
        <w:rPr>
          <w:lang w:val="en-US"/>
        </w:rPr>
      </w:pPr>
      <w:r w:rsidRPr="00C305C0">
        <w:rPr>
          <w:lang w:val="en-US"/>
        </w:rPr>
        <w:t xml:space="preserve">In order to be able to use the features of the </w:t>
      </w:r>
      <w:proofErr w:type="spellStart"/>
      <w:r w:rsidR="008A2394">
        <w:rPr>
          <w:lang w:val="en-US"/>
        </w:rPr>
        <w:t>FLipMouse</w:t>
      </w:r>
      <w:proofErr w:type="spellEnd"/>
      <w:r w:rsidRPr="00C305C0">
        <w:rPr>
          <w:lang w:val="en-US"/>
        </w:rPr>
        <w:t xml:space="preserve"> GUI, the </w:t>
      </w:r>
      <w:proofErr w:type="spellStart"/>
      <w:r w:rsidR="008A2394">
        <w:rPr>
          <w:lang w:val="en-US"/>
        </w:rPr>
        <w:t>FLipMouse</w:t>
      </w:r>
      <w:proofErr w:type="spellEnd"/>
      <w:r w:rsidR="00E30569" w:rsidRPr="00C305C0">
        <w:rPr>
          <w:lang w:val="en-US"/>
        </w:rPr>
        <w:t xml:space="preserve"> </w:t>
      </w:r>
      <w:r w:rsidRPr="00C305C0">
        <w:rPr>
          <w:lang w:val="en-US"/>
        </w:rPr>
        <w:t>device must be connected</w:t>
      </w:r>
      <w:r w:rsidR="00A26EA9" w:rsidRPr="00C305C0">
        <w:rPr>
          <w:lang w:val="en-US"/>
        </w:rPr>
        <w:t xml:space="preserve"> to the application</w:t>
      </w:r>
      <w:r w:rsidRPr="00C305C0">
        <w:rPr>
          <w:lang w:val="en-US"/>
        </w:rPr>
        <w:t>. To connect the device, follow the following steps:</w:t>
      </w:r>
    </w:p>
    <w:p w:rsidR="002D72D0" w:rsidRPr="00C305C0" w:rsidRDefault="002D72D0" w:rsidP="002D72D0">
      <w:pPr>
        <w:pStyle w:val="Listenabsatz"/>
        <w:numPr>
          <w:ilvl w:val="0"/>
          <w:numId w:val="10"/>
        </w:numPr>
        <w:rPr>
          <w:lang w:val="en-US"/>
        </w:rPr>
      </w:pPr>
      <w:r w:rsidRPr="00C305C0">
        <w:rPr>
          <w:lang w:val="en-US"/>
        </w:rPr>
        <w:t xml:space="preserve">Make sure your device is securely connected to your computer. </w:t>
      </w:r>
    </w:p>
    <w:p w:rsidR="00A26EA9" w:rsidRPr="00C305C0" w:rsidRDefault="00E30569" w:rsidP="009B5F68">
      <w:pPr>
        <w:pStyle w:val="Listenabsatz"/>
        <w:numPr>
          <w:ilvl w:val="0"/>
          <w:numId w:val="10"/>
        </w:numPr>
        <w:rPr>
          <w:lang w:val="en-US"/>
        </w:rPr>
      </w:pPr>
      <w:r w:rsidRPr="00C305C0">
        <w:rPr>
          <w:lang w:val="en-US"/>
        </w:rPr>
        <w:t xml:space="preserve">Select the appropriate COM port (communication port) in the combo box at the top of the application window. If the combo box appears empty, it means that no port has been detected. In this case, </w:t>
      </w:r>
      <w:r w:rsidR="002D72D0" w:rsidRPr="00C305C0">
        <w:rPr>
          <w:lang w:val="en-US"/>
        </w:rPr>
        <w:t>please reconnect the device and wait f</w:t>
      </w:r>
      <w:r w:rsidRPr="00C305C0">
        <w:rPr>
          <w:lang w:val="en-US"/>
        </w:rPr>
        <w:t xml:space="preserve">or the COM ports to be </w:t>
      </w:r>
      <w:r w:rsidRPr="00C305C0">
        <w:rPr>
          <w:lang w:val="en-US"/>
        </w:rPr>
        <w:lastRenderedPageBreak/>
        <w:t>updated</w:t>
      </w:r>
      <w:r w:rsidR="00A26EA9" w:rsidRPr="00C305C0">
        <w:rPr>
          <w:lang w:val="en-US"/>
        </w:rPr>
        <w:t xml:space="preserve">, and then </w:t>
      </w:r>
      <w:r w:rsidR="009B5F68" w:rsidRPr="00C305C0">
        <w:rPr>
          <w:lang w:val="en-US"/>
        </w:rPr>
        <w:t xml:space="preserve">click on the drop menu to refresh the COM port list </w:t>
      </w:r>
      <w:r w:rsidR="00A26EA9" w:rsidRPr="00C305C0">
        <w:rPr>
          <w:lang w:val="en-US"/>
        </w:rPr>
        <w:t xml:space="preserve">or restart the application. </w:t>
      </w:r>
    </w:p>
    <w:p w:rsidR="002D72D0" w:rsidRPr="00C305C0" w:rsidRDefault="00556702" w:rsidP="003C00E3">
      <w:pPr>
        <w:pStyle w:val="Listenabsatz"/>
        <w:numPr>
          <w:ilvl w:val="0"/>
          <w:numId w:val="10"/>
        </w:numPr>
        <w:rPr>
          <w:lang w:val="en-US"/>
        </w:rPr>
      </w:pPr>
      <w:r w:rsidRPr="00C305C0">
        <w:rPr>
          <w:lang w:val="en-US"/>
        </w:rPr>
        <w:t xml:space="preserve">Once the COM port is selected, click the Connect button on the right hand side of the combo box. When the device is connected, a confirmation message will appear in the </w:t>
      </w:r>
      <w:r w:rsidR="003C00E3">
        <w:rPr>
          <w:lang w:val="en-US"/>
        </w:rPr>
        <w:t>a</w:t>
      </w:r>
      <w:r w:rsidRPr="00C305C0">
        <w:rPr>
          <w:lang w:val="en-US"/>
        </w:rPr>
        <w:t xml:space="preserve">ctivity </w:t>
      </w:r>
      <w:r w:rsidR="003C00E3">
        <w:rPr>
          <w:lang w:val="en-US"/>
        </w:rPr>
        <w:t>l</w:t>
      </w:r>
      <w:r w:rsidRPr="00C305C0">
        <w:rPr>
          <w:lang w:val="en-US"/>
        </w:rPr>
        <w:t>og</w:t>
      </w:r>
      <w:r w:rsidR="00BA68DA" w:rsidRPr="00C305C0">
        <w:rPr>
          <w:lang w:val="en-US"/>
        </w:rPr>
        <w:fldChar w:fldCharType="begin"/>
      </w:r>
      <w:r w:rsidR="00BA68DA" w:rsidRPr="00C305C0">
        <w:rPr>
          <w:lang w:val="en-US"/>
        </w:rPr>
        <w:instrText xml:space="preserve"> XE "Activity Log" </w:instrText>
      </w:r>
      <w:r w:rsidR="00BA68DA" w:rsidRPr="00C305C0">
        <w:rPr>
          <w:lang w:val="en-US"/>
        </w:rPr>
        <w:fldChar w:fldCharType="end"/>
      </w:r>
      <w:r w:rsidRPr="00C305C0">
        <w:rPr>
          <w:lang w:val="en-US"/>
        </w:rPr>
        <w:t xml:space="preserve"> at the b</w:t>
      </w:r>
      <w:r w:rsidR="00227DDA" w:rsidRPr="00C305C0">
        <w:rPr>
          <w:lang w:val="en-US"/>
        </w:rPr>
        <w:t>ottom of the application window, like the example below:</w:t>
      </w:r>
    </w:p>
    <w:p w:rsidR="00227DDA" w:rsidRPr="00C305C0" w:rsidRDefault="00227DDA" w:rsidP="00227DDA">
      <w:pPr>
        <w:pStyle w:val="Listenabsatz"/>
        <w:ind w:left="630"/>
        <w:rPr>
          <w:lang w:val="en-US"/>
        </w:rPr>
      </w:pPr>
    </w:p>
    <w:p w:rsidR="00196D5C" w:rsidRPr="00C305C0" w:rsidRDefault="009B5F68" w:rsidP="00EC39E8">
      <w:pPr>
        <w:pStyle w:val="Listenabsatz"/>
        <w:ind w:left="630"/>
        <w:rPr>
          <w:lang w:val="en-US"/>
        </w:rPr>
      </w:pPr>
      <w:r w:rsidRPr="00C305C0">
        <w:rPr>
          <w:noProof/>
        </w:rPr>
        <w:drawing>
          <wp:inline distT="0" distB="0" distL="0" distR="0" wp14:anchorId="1E06177A" wp14:editId="6ABF585E">
            <wp:extent cx="5394806" cy="5124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7E8.tmp"/>
                    <pic:cNvPicPr/>
                  </pic:nvPicPr>
                  <pic:blipFill>
                    <a:blip r:embed="rId27">
                      <a:extLst>
                        <a:ext uri="{28A0092B-C50C-407E-A947-70E740481C1C}">
                          <a14:useLocalDpi xmlns:a14="http://schemas.microsoft.com/office/drawing/2010/main" val="0"/>
                        </a:ext>
                      </a:extLst>
                    </a:blip>
                    <a:stretch>
                      <a:fillRect/>
                    </a:stretch>
                  </pic:blipFill>
                  <pic:spPr>
                    <a:xfrm>
                      <a:off x="0" y="0"/>
                      <a:ext cx="5397754" cy="5127250"/>
                    </a:xfrm>
                    <a:prstGeom prst="rect">
                      <a:avLst/>
                    </a:prstGeom>
                  </pic:spPr>
                </pic:pic>
              </a:graphicData>
            </a:graphic>
          </wp:inline>
        </w:drawing>
      </w:r>
    </w:p>
    <w:p w:rsidR="0081411B" w:rsidRPr="00C305C0" w:rsidRDefault="0081411B" w:rsidP="0081411B">
      <w:pPr>
        <w:pStyle w:val="Listenabsatz"/>
        <w:rPr>
          <w:highlight w:val="yellow"/>
          <w:lang w:val="en-US"/>
        </w:rPr>
      </w:pPr>
    </w:p>
    <w:p w:rsidR="002D72D0" w:rsidRPr="00C305C0" w:rsidRDefault="0081411B" w:rsidP="00BA68DA">
      <w:pPr>
        <w:pStyle w:val="berschrift4"/>
        <w:rPr>
          <w:lang w:val="en-US"/>
        </w:rPr>
      </w:pPr>
      <w:r w:rsidRPr="00C305C0">
        <w:rPr>
          <w:lang w:val="en-US"/>
        </w:rPr>
        <w:t>Port Status</w:t>
      </w:r>
      <w:r w:rsidR="00BA68DA" w:rsidRPr="00C305C0">
        <w:rPr>
          <w:lang w:val="en-US"/>
        </w:rPr>
        <w:fldChar w:fldCharType="begin"/>
      </w:r>
      <w:r w:rsidR="00BA68DA" w:rsidRPr="00C305C0">
        <w:rPr>
          <w:lang w:val="en-US"/>
        </w:rPr>
        <w:instrText xml:space="preserve"> XE "Port Status" </w:instrText>
      </w:r>
      <w:r w:rsidR="00BA68DA" w:rsidRPr="00C305C0">
        <w:rPr>
          <w:lang w:val="en-US"/>
        </w:rPr>
        <w:fldChar w:fldCharType="end"/>
      </w:r>
    </w:p>
    <w:p w:rsidR="0081411B" w:rsidRPr="00C305C0" w:rsidRDefault="0081411B" w:rsidP="00A26EA9">
      <w:pPr>
        <w:rPr>
          <w:lang w:val="en-US"/>
        </w:rPr>
      </w:pPr>
      <w:r w:rsidRPr="00C305C0">
        <w:rPr>
          <w:lang w:val="en-US"/>
        </w:rPr>
        <w:t>The port status is located</w:t>
      </w:r>
      <w:r w:rsidR="00A26EA9" w:rsidRPr="00C305C0">
        <w:rPr>
          <w:lang w:val="en-US"/>
        </w:rPr>
        <w:t xml:space="preserve"> at</w:t>
      </w:r>
      <w:r w:rsidRPr="00C305C0">
        <w:rPr>
          <w:lang w:val="en-US"/>
        </w:rPr>
        <w:t xml:space="preserve"> the top right hand corner of the application window. It displays whether the device is currently connected or disconnected from the user interface. The functions of the user interface may only be used if the port status is </w:t>
      </w:r>
      <w:r w:rsidR="00A26EA9" w:rsidRPr="00C305C0">
        <w:rPr>
          <w:lang w:val="en-US"/>
        </w:rPr>
        <w:t>“</w:t>
      </w:r>
      <w:r w:rsidRPr="00C305C0">
        <w:rPr>
          <w:color w:val="00B050"/>
          <w:lang w:val="en-US"/>
        </w:rPr>
        <w:t>connected</w:t>
      </w:r>
      <w:r w:rsidR="00A26EA9" w:rsidRPr="00C305C0">
        <w:rPr>
          <w:lang w:val="en-US"/>
        </w:rPr>
        <w:t>”</w:t>
      </w:r>
      <w:r w:rsidRPr="00C305C0">
        <w:rPr>
          <w:lang w:val="en-US"/>
        </w:rPr>
        <w:t>.</w:t>
      </w:r>
    </w:p>
    <w:p w:rsidR="002D72D0" w:rsidRPr="00C305C0" w:rsidRDefault="002D72D0" w:rsidP="002D72D0">
      <w:pPr>
        <w:rPr>
          <w:lang w:val="en-US"/>
        </w:rPr>
      </w:pPr>
    </w:p>
    <w:p w:rsidR="0074467B" w:rsidRPr="00C305C0" w:rsidRDefault="0074467B" w:rsidP="0074467B">
      <w:pPr>
        <w:pStyle w:val="berschrift4"/>
        <w:rPr>
          <w:lang w:val="en-US"/>
        </w:rPr>
      </w:pPr>
      <w:r w:rsidRPr="00C305C0">
        <w:rPr>
          <w:lang w:val="en-US"/>
        </w:rPr>
        <w:t>Activity Log</w:t>
      </w:r>
      <w:r w:rsidR="00BA68DA" w:rsidRPr="00C305C0">
        <w:rPr>
          <w:lang w:val="en-US"/>
        </w:rPr>
        <w:fldChar w:fldCharType="begin"/>
      </w:r>
      <w:r w:rsidR="00BA68DA" w:rsidRPr="00C305C0">
        <w:rPr>
          <w:lang w:val="en-US"/>
        </w:rPr>
        <w:instrText xml:space="preserve"> XE "Activity Log" </w:instrText>
      </w:r>
      <w:r w:rsidR="00BA68DA" w:rsidRPr="00C305C0">
        <w:rPr>
          <w:lang w:val="en-US"/>
        </w:rPr>
        <w:fldChar w:fldCharType="end"/>
      </w:r>
    </w:p>
    <w:p w:rsidR="0074467B" w:rsidRPr="00C305C0" w:rsidRDefault="0074467B" w:rsidP="0074467B">
      <w:pPr>
        <w:rPr>
          <w:lang w:val="en-US"/>
        </w:rPr>
      </w:pPr>
      <w:r w:rsidRPr="00C305C0">
        <w:rPr>
          <w:lang w:val="en-US"/>
        </w:rPr>
        <w:t>The activity log</w:t>
      </w:r>
      <w:r w:rsidR="00F41540">
        <w:rPr>
          <w:lang w:val="en-US"/>
        </w:rPr>
        <w:fldChar w:fldCharType="begin"/>
      </w:r>
      <w:r w:rsidR="00F41540" w:rsidRPr="0067594E">
        <w:rPr>
          <w:lang w:val="en-US"/>
        </w:rPr>
        <w:instrText xml:space="preserve"> XE "</w:instrText>
      </w:r>
      <w:r w:rsidR="00F41540" w:rsidRPr="008D098E">
        <w:rPr>
          <w:lang w:val="en-US"/>
        </w:rPr>
        <w:instrText xml:space="preserve">Activity </w:instrText>
      </w:r>
      <w:r w:rsidR="00F41540">
        <w:rPr>
          <w:lang w:val="en-US"/>
        </w:rPr>
        <w:instrText>L</w:instrText>
      </w:r>
      <w:r w:rsidR="00F41540" w:rsidRPr="008D098E">
        <w:rPr>
          <w:lang w:val="en-US"/>
        </w:rPr>
        <w:instrText>og</w:instrText>
      </w:r>
      <w:r w:rsidR="00F41540" w:rsidRPr="0067594E">
        <w:rPr>
          <w:lang w:val="en-US"/>
        </w:rPr>
        <w:instrText xml:space="preserve">" </w:instrText>
      </w:r>
      <w:r w:rsidR="00F41540">
        <w:rPr>
          <w:lang w:val="en-US"/>
        </w:rPr>
        <w:fldChar w:fldCharType="end"/>
      </w:r>
      <w:r w:rsidRPr="00C305C0">
        <w:rPr>
          <w:lang w:val="en-US"/>
        </w:rPr>
        <w:t xml:space="preserve"> is located at the bottom of the application window. </w:t>
      </w:r>
      <w:r w:rsidR="00196D5C" w:rsidRPr="00C305C0">
        <w:rPr>
          <w:lang w:val="en-US"/>
        </w:rPr>
        <w:t xml:space="preserve">It provides messages in accordance to the use of the application. </w:t>
      </w:r>
    </w:p>
    <w:p w:rsidR="008672A7" w:rsidRPr="00C305C0" w:rsidRDefault="008672A7" w:rsidP="00390A44">
      <w:pPr>
        <w:rPr>
          <w:lang w:val="en-US"/>
        </w:rPr>
      </w:pPr>
    </w:p>
    <w:p w:rsidR="008672A7" w:rsidRPr="00C305C0" w:rsidRDefault="008672A7" w:rsidP="008672A7">
      <w:pPr>
        <w:pStyle w:val="berschrift4"/>
        <w:rPr>
          <w:lang w:val="en-US"/>
        </w:rPr>
      </w:pPr>
      <w:r w:rsidRPr="00C305C0">
        <w:rPr>
          <w:lang w:val="en-US"/>
        </w:rPr>
        <w:t>Applying Settings</w:t>
      </w:r>
    </w:p>
    <w:p w:rsidR="008672A7" w:rsidRPr="00C305C0" w:rsidRDefault="00390A44" w:rsidP="00F41540">
      <w:pPr>
        <w:rPr>
          <w:lang w:val="en-US"/>
        </w:rPr>
      </w:pPr>
      <w:r w:rsidRPr="00C305C0">
        <w:rPr>
          <w:lang w:val="en-US"/>
        </w:rPr>
        <w:t xml:space="preserve">The settings selected for the various features will not be automatically changed. After you are done fine tuning the features of the </w:t>
      </w:r>
      <w:proofErr w:type="spellStart"/>
      <w:r w:rsidR="008A2394">
        <w:rPr>
          <w:lang w:val="en-US"/>
        </w:rPr>
        <w:t>FLipMouse</w:t>
      </w:r>
      <w:proofErr w:type="spellEnd"/>
      <w:r w:rsidRPr="00C305C0">
        <w:rPr>
          <w:lang w:val="en-US"/>
        </w:rPr>
        <w:t xml:space="preserve"> to your liking, you may click “Apply settings”. Once the settings have been applied, you will receive a confirmation message in the activity log</w:t>
      </w:r>
      <w:r w:rsidR="00F41540">
        <w:rPr>
          <w:lang w:val="en-US"/>
        </w:rPr>
        <w:fldChar w:fldCharType="begin"/>
      </w:r>
      <w:r w:rsidR="00F41540" w:rsidRPr="0067594E">
        <w:rPr>
          <w:lang w:val="en-US"/>
        </w:rPr>
        <w:instrText xml:space="preserve"> XE "</w:instrText>
      </w:r>
      <w:r w:rsidR="00F41540" w:rsidRPr="008D098E">
        <w:rPr>
          <w:lang w:val="en-US"/>
        </w:rPr>
        <w:instrText xml:space="preserve">Activity </w:instrText>
      </w:r>
      <w:r w:rsidR="00F41540">
        <w:rPr>
          <w:lang w:val="en-US"/>
        </w:rPr>
        <w:instrText>L</w:instrText>
      </w:r>
      <w:r w:rsidR="00F41540" w:rsidRPr="008D098E">
        <w:rPr>
          <w:lang w:val="en-US"/>
        </w:rPr>
        <w:instrText>og</w:instrText>
      </w:r>
      <w:r w:rsidR="00F41540" w:rsidRPr="0067594E">
        <w:rPr>
          <w:lang w:val="en-US"/>
        </w:rPr>
        <w:instrText xml:space="preserve">" </w:instrText>
      </w:r>
      <w:r w:rsidR="00F41540">
        <w:rPr>
          <w:lang w:val="en-US"/>
        </w:rPr>
        <w:fldChar w:fldCharType="end"/>
      </w:r>
      <w:r w:rsidRPr="00C305C0">
        <w:rPr>
          <w:lang w:val="en-US"/>
        </w:rPr>
        <w:t xml:space="preserve">, and you will be able to use the </w:t>
      </w:r>
      <w:proofErr w:type="spellStart"/>
      <w:r w:rsidR="008A2394">
        <w:rPr>
          <w:lang w:val="en-US"/>
        </w:rPr>
        <w:t>FLipMouse</w:t>
      </w:r>
      <w:proofErr w:type="spellEnd"/>
      <w:r w:rsidRPr="00C305C0">
        <w:rPr>
          <w:lang w:val="en-US"/>
        </w:rPr>
        <w:t xml:space="preserve"> with the new configuration. </w:t>
      </w:r>
    </w:p>
    <w:p w:rsidR="00390A44" w:rsidRPr="00C305C0" w:rsidRDefault="00390A44" w:rsidP="00390A44">
      <w:pPr>
        <w:rPr>
          <w:lang w:val="en-US"/>
        </w:rPr>
      </w:pPr>
    </w:p>
    <w:p w:rsidR="00390A44" w:rsidRPr="00C305C0" w:rsidRDefault="00390A44" w:rsidP="00390A44">
      <w:pPr>
        <w:rPr>
          <w:lang w:val="en-US"/>
        </w:rPr>
      </w:pPr>
      <w:r w:rsidRPr="00C305C0">
        <w:rPr>
          <w:noProof/>
        </w:rPr>
        <w:drawing>
          <wp:inline distT="0" distB="0" distL="0" distR="0" wp14:anchorId="739A8F80" wp14:editId="0B802514">
            <wp:extent cx="6120130" cy="5813425"/>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D4A4.tmp"/>
                    <pic:cNvPicPr/>
                  </pic:nvPicPr>
                  <pic:blipFill>
                    <a:blip r:embed="rId28">
                      <a:extLst>
                        <a:ext uri="{28A0092B-C50C-407E-A947-70E740481C1C}">
                          <a14:useLocalDpi xmlns:a14="http://schemas.microsoft.com/office/drawing/2010/main" val="0"/>
                        </a:ext>
                      </a:extLst>
                    </a:blip>
                    <a:stretch>
                      <a:fillRect/>
                    </a:stretch>
                  </pic:blipFill>
                  <pic:spPr>
                    <a:xfrm>
                      <a:off x="0" y="0"/>
                      <a:ext cx="6120130" cy="5813425"/>
                    </a:xfrm>
                    <a:prstGeom prst="rect">
                      <a:avLst/>
                    </a:prstGeom>
                  </pic:spPr>
                </pic:pic>
              </a:graphicData>
            </a:graphic>
          </wp:inline>
        </w:drawing>
      </w:r>
    </w:p>
    <w:p w:rsidR="008672A7" w:rsidRPr="00C305C0" w:rsidRDefault="008672A7" w:rsidP="008672A7">
      <w:pPr>
        <w:rPr>
          <w:lang w:val="en-US"/>
        </w:rPr>
      </w:pPr>
    </w:p>
    <w:p w:rsidR="00843CE4" w:rsidRPr="00C305C0" w:rsidRDefault="00843CE4" w:rsidP="008672A7">
      <w:pPr>
        <w:rPr>
          <w:lang w:val="en-US"/>
        </w:rPr>
      </w:pPr>
    </w:p>
    <w:p w:rsidR="008672A7" w:rsidRPr="00C305C0" w:rsidRDefault="008672A7" w:rsidP="008672A7">
      <w:pPr>
        <w:rPr>
          <w:lang w:val="en-US"/>
        </w:rPr>
      </w:pPr>
    </w:p>
    <w:p w:rsidR="008672A7" w:rsidRPr="00C305C0" w:rsidRDefault="008672A7" w:rsidP="008672A7">
      <w:pPr>
        <w:pStyle w:val="berschrift4"/>
        <w:rPr>
          <w:lang w:val="en-US"/>
        </w:rPr>
      </w:pPr>
      <w:r w:rsidRPr="00C305C0">
        <w:rPr>
          <w:lang w:val="en-US"/>
        </w:rPr>
        <w:lastRenderedPageBreak/>
        <w:t>Saving</w:t>
      </w:r>
      <w:r w:rsidR="00CC2147" w:rsidRPr="00C305C0">
        <w:rPr>
          <w:lang w:val="en-US"/>
        </w:rPr>
        <w:t>, Loading</w:t>
      </w:r>
      <w:r w:rsidRPr="00C305C0">
        <w:rPr>
          <w:lang w:val="en-US"/>
        </w:rPr>
        <w:t xml:space="preserve"> and Clearing Slots</w:t>
      </w:r>
    </w:p>
    <w:p w:rsidR="00843CE4" w:rsidRPr="00C305C0" w:rsidRDefault="00390A44" w:rsidP="0034255A">
      <w:pPr>
        <w:rPr>
          <w:lang w:val="en-US"/>
        </w:rPr>
      </w:pPr>
      <w:r w:rsidRPr="00C305C0">
        <w:rPr>
          <w:lang w:val="en-US"/>
        </w:rPr>
        <w:t xml:space="preserve">If you have selected </w:t>
      </w:r>
      <w:proofErr w:type="spellStart"/>
      <w:r w:rsidR="008A2394">
        <w:rPr>
          <w:lang w:val="en-US"/>
        </w:rPr>
        <w:t>FLipMouse</w:t>
      </w:r>
      <w:proofErr w:type="spellEnd"/>
      <w:r w:rsidRPr="00C305C0">
        <w:rPr>
          <w:lang w:val="en-US"/>
        </w:rPr>
        <w:t xml:space="preserve"> settings that you would like to use again, you may save them </w:t>
      </w:r>
      <w:r w:rsidR="00843CE4" w:rsidRPr="00C305C0">
        <w:rPr>
          <w:lang w:val="en-US"/>
        </w:rPr>
        <w:t>as a memory slot, which you can later re-load</w:t>
      </w:r>
      <w:r w:rsidR="00CB54FA">
        <w:rPr>
          <w:lang w:val="en-US"/>
        </w:rPr>
        <w:fldChar w:fldCharType="begin"/>
      </w:r>
      <w:r w:rsidR="00CB54FA" w:rsidRPr="0067594E">
        <w:rPr>
          <w:lang w:val="en-US"/>
        </w:rPr>
        <w:instrText xml:space="preserve"> XE "</w:instrText>
      </w:r>
      <w:r w:rsidR="00CB54FA" w:rsidRPr="00BD41C3">
        <w:rPr>
          <w:lang w:val="en-US"/>
        </w:rPr>
        <w:instrText>Load</w:instrText>
      </w:r>
      <w:r w:rsidR="00CB54FA" w:rsidRPr="0067594E">
        <w:rPr>
          <w:lang w:val="en-US"/>
        </w:rPr>
        <w:instrText xml:space="preserve">" </w:instrText>
      </w:r>
      <w:r w:rsidR="00CB54FA">
        <w:rPr>
          <w:lang w:val="en-US"/>
        </w:rPr>
        <w:fldChar w:fldCharType="end"/>
      </w:r>
      <w:r w:rsidR="00843CE4" w:rsidRPr="00C305C0">
        <w:rPr>
          <w:lang w:val="en-US"/>
        </w:rPr>
        <w:t xml:space="preserve"> and use. </w:t>
      </w:r>
    </w:p>
    <w:p w:rsidR="00843CE4" w:rsidRPr="00C305C0" w:rsidRDefault="00843CE4" w:rsidP="0034255A">
      <w:pPr>
        <w:rPr>
          <w:lang w:val="en-US"/>
        </w:rPr>
      </w:pPr>
      <w:r w:rsidRPr="00C305C0">
        <w:rPr>
          <w:lang w:val="en-US"/>
        </w:rPr>
        <w:t>When you save a new slot, you can first give it a name that will help you remember the configuration. To write in a new name, click on the click on the drop down menu on the right of the “Store Settings as” button.</w:t>
      </w:r>
    </w:p>
    <w:p w:rsidR="0034255A" w:rsidRPr="00C305C0" w:rsidRDefault="0034255A" w:rsidP="0034255A">
      <w:pPr>
        <w:rPr>
          <w:sz w:val="14"/>
          <w:szCs w:val="14"/>
          <w:lang w:val="en-US"/>
        </w:rPr>
      </w:pPr>
    </w:p>
    <w:p w:rsidR="00843CE4" w:rsidRPr="00C305C0" w:rsidRDefault="00843CE4" w:rsidP="0034255A">
      <w:pPr>
        <w:spacing w:line="240" w:lineRule="auto"/>
        <w:jc w:val="center"/>
        <w:rPr>
          <w:lang w:val="en-US"/>
        </w:rPr>
      </w:pPr>
      <w:r w:rsidRPr="00C305C0">
        <w:rPr>
          <w:noProof/>
        </w:rPr>
        <mc:AlternateContent>
          <mc:Choice Requires="wps">
            <w:drawing>
              <wp:anchor distT="0" distB="0" distL="114300" distR="114300" simplePos="0" relativeHeight="251691008" behindDoc="0" locked="0" layoutInCell="1" allowOverlap="1" wp14:anchorId="4E1B223E" wp14:editId="01FD8449">
                <wp:simplePos x="0" y="0"/>
                <wp:positionH relativeFrom="column">
                  <wp:posOffset>3160710</wp:posOffset>
                </wp:positionH>
                <wp:positionV relativeFrom="paragraph">
                  <wp:posOffset>2340775</wp:posOffset>
                </wp:positionV>
                <wp:extent cx="504000" cy="577350"/>
                <wp:effectExtent l="38100" t="0" r="29845" b="51435"/>
                <wp:wrapNone/>
                <wp:docPr id="314" name="Straight Arrow Connector 314"/>
                <wp:cNvGraphicFramePr/>
                <a:graphic xmlns:a="http://schemas.openxmlformats.org/drawingml/2006/main">
                  <a:graphicData uri="http://schemas.microsoft.com/office/word/2010/wordprocessingShape">
                    <wps:wsp>
                      <wps:cNvCnPr/>
                      <wps:spPr>
                        <a:xfrm flipH="1">
                          <a:off x="0" y="0"/>
                          <a:ext cx="504000" cy="57735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4" o:spid="_x0000_s1026" type="#_x0000_t32" style="position:absolute;margin-left:248.85pt;margin-top:184.3pt;width:39.7pt;height:45.4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" strokecolor="red" strokeweight="1.5pt">
                <v:stroke endarrow="open"/>
              </v:shape>
            </w:pict>
          </mc:Fallback>
        </mc:AlternateContent>
      </w:r>
      <w:r w:rsidRPr="00C305C0">
        <w:rPr>
          <w:noProof/>
        </w:rPr>
        <w:drawing>
          <wp:inline distT="0" distB="0" distL="0" distR="0" wp14:anchorId="75C89D3D" wp14:editId="2C451A42">
            <wp:extent cx="5372100" cy="3180140"/>
            <wp:effectExtent l="0" t="0" r="0" b="127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6E16.tmp"/>
                    <pic:cNvPicPr/>
                  </pic:nvPicPr>
                  <pic:blipFill>
                    <a:blip r:embed="rId29">
                      <a:extLst>
                        <a:ext uri="{28A0092B-C50C-407E-A947-70E740481C1C}">
                          <a14:useLocalDpi xmlns:a14="http://schemas.microsoft.com/office/drawing/2010/main" val="0"/>
                        </a:ext>
                      </a:extLst>
                    </a:blip>
                    <a:stretch>
                      <a:fillRect/>
                    </a:stretch>
                  </pic:blipFill>
                  <pic:spPr>
                    <a:xfrm>
                      <a:off x="0" y="0"/>
                      <a:ext cx="5372100" cy="3180140"/>
                    </a:xfrm>
                    <a:prstGeom prst="rect">
                      <a:avLst/>
                    </a:prstGeom>
                  </pic:spPr>
                </pic:pic>
              </a:graphicData>
            </a:graphic>
          </wp:inline>
        </w:drawing>
      </w:r>
    </w:p>
    <w:p w:rsidR="0034255A" w:rsidRPr="00C305C0" w:rsidRDefault="0034255A" w:rsidP="00843CE4">
      <w:pPr>
        <w:spacing w:line="240" w:lineRule="auto"/>
        <w:rPr>
          <w:lang w:val="en-US"/>
        </w:rPr>
      </w:pPr>
    </w:p>
    <w:p w:rsidR="00843CE4" w:rsidRPr="00C305C0" w:rsidRDefault="00843CE4" w:rsidP="0034255A">
      <w:pPr>
        <w:rPr>
          <w:lang w:val="en-US"/>
        </w:rPr>
      </w:pPr>
      <w:r w:rsidRPr="00C305C0">
        <w:rPr>
          <w:lang w:val="en-US"/>
        </w:rPr>
        <w:t xml:space="preserve">Clicking will highlight the default text, as seen above. You may now the type the new name, which will replace the default text. </w:t>
      </w:r>
      <w:r w:rsidR="00CC2147" w:rsidRPr="00C305C0">
        <w:rPr>
          <w:lang w:val="en-US"/>
        </w:rPr>
        <w:t>After typing in the new name, click the “Store Settings as” button.</w:t>
      </w:r>
    </w:p>
    <w:p w:rsidR="00843CE4" w:rsidRPr="00C305C0" w:rsidRDefault="0034255A" w:rsidP="00843CE4">
      <w:pPr>
        <w:spacing w:line="240" w:lineRule="auto"/>
        <w:rPr>
          <w:lang w:val="en-US"/>
        </w:rPr>
      </w:pPr>
      <w:r w:rsidRPr="00C305C0">
        <w:rPr>
          <w:noProof/>
        </w:rPr>
        <w:drawing>
          <wp:anchor distT="0" distB="0" distL="114300" distR="114300" simplePos="0" relativeHeight="251700224" behindDoc="0" locked="0" layoutInCell="1" allowOverlap="1" wp14:anchorId="720D325C" wp14:editId="7F51F232">
            <wp:simplePos x="0" y="0"/>
            <wp:positionH relativeFrom="margin">
              <wp:posOffset>365125</wp:posOffset>
            </wp:positionH>
            <wp:positionV relativeFrom="margin">
              <wp:posOffset>5264785</wp:posOffset>
            </wp:positionV>
            <wp:extent cx="5381625" cy="3140075"/>
            <wp:effectExtent l="0" t="0" r="9525" b="3175"/>
            <wp:wrapSquare wrapText="bothSides"/>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F33F.tmp"/>
                    <pic:cNvPicPr/>
                  </pic:nvPicPr>
                  <pic:blipFill>
                    <a:blip r:embed="rId30">
                      <a:extLst>
                        <a:ext uri="{28A0092B-C50C-407E-A947-70E740481C1C}">
                          <a14:useLocalDpi xmlns:a14="http://schemas.microsoft.com/office/drawing/2010/main" val="0"/>
                        </a:ext>
                      </a:extLst>
                    </a:blip>
                    <a:stretch>
                      <a:fillRect/>
                    </a:stretch>
                  </pic:blipFill>
                  <pic:spPr>
                    <a:xfrm>
                      <a:off x="0" y="0"/>
                      <a:ext cx="5381625" cy="3140075"/>
                    </a:xfrm>
                    <a:prstGeom prst="rect">
                      <a:avLst/>
                    </a:prstGeom>
                  </pic:spPr>
                </pic:pic>
              </a:graphicData>
            </a:graphic>
            <wp14:sizeRelH relativeFrom="margin">
              <wp14:pctWidth>0</wp14:pctWidth>
            </wp14:sizeRelH>
            <wp14:sizeRelV relativeFrom="margin">
              <wp14:pctHeight>0</wp14:pctHeight>
            </wp14:sizeRelV>
          </wp:anchor>
        </w:drawing>
      </w:r>
    </w:p>
    <w:p w:rsidR="00843CE4" w:rsidRPr="00C305C0" w:rsidRDefault="00843CE4" w:rsidP="00843CE4">
      <w:pPr>
        <w:spacing w:line="240" w:lineRule="auto"/>
        <w:rPr>
          <w:lang w:val="en-US"/>
        </w:rPr>
      </w:pPr>
    </w:p>
    <w:p w:rsidR="0034255A" w:rsidRPr="00C305C0" w:rsidRDefault="0034255A" w:rsidP="00843CE4">
      <w:pPr>
        <w:spacing w:line="240" w:lineRule="auto"/>
        <w:rPr>
          <w:lang w:val="en-US"/>
        </w:rPr>
      </w:pPr>
    </w:p>
    <w:p w:rsidR="0034255A" w:rsidRPr="00C305C0" w:rsidRDefault="0034255A" w:rsidP="0034255A">
      <w:pPr>
        <w:rPr>
          <w:lang w:val="en-US"/>
        </w:rPr>
      </w:pPr>
    </w:p>
    <w:p w:rsidR="0034255A" w:rsidRPr="00C305C0" w:rsidRDefault="0034255A" w:rsidP="0034255A">
      <w:pPr>
        <w:rPr>
          <w:lang w:val="en-US"/>
        </w:rPr>
      </w:pPr>
    </w:p>
    <w:p w:rsidR="0034255A" w:rsidRPr="00C305C0" w:rsidRDefault="0034255A" w:rsidP="0034255A">
      <w:pPr>
        <w:rPr>
          <w:lang w:val="en-US"/>
        </w:rPr>
      </w:pPr>
    </w:p>
    <w:p w:rsidR="0034255A" w:rsidRPr="00C305C0" w:rsidRDefault="0034255A" w:rsidP="0034255A">
      <w:pPr>
        <w:rPr>
          <w:lang w:val="en-US"/>
        </w:rPr>
      </w:pPr>
    </w:p>
    <w:p w:rsidR="0034255A" w:rsidRPr="00C305C0" w:rsidRDefault="0034255A" w:rsidP="0034255A">
      <w:pPr>
        <w:rPr>
          <w:lang w:val="en-US"/>
        </w:rPr>
      </w:pPr>
      <w:r w:rsidRPr="00C305C0">
        <w:rPr>
          <w:noProof/>
        </w:rPr>
        <mc:AlternateContent>
          <mc:Choice Requires="wpg">
            <w:drawing>
              <wp:anchor distT="0" distB="0" distL="114300" distR="114300" simplePos="0" relativeHeight="251701248" behindDoc="0" locked="0" layoutInCell="1" allowOverlap="1" wp14:anchorId="05C57542" wp14:editId="033019A8">
                <wp:simplePos x="0" y="0"/>
                <wp:positionH relativeFrom="column">
                  <wp:posOffset>127635</wp:posOffset>
                </wp:positionH>
                <wp:positionV relativeFrom="paragraph">
                  <wp:posOffset>53340</wp:posOffset>
                </wp:positionV>
                <wp:extent cx="6115050" cy="1657350"/>
                <wp:effectExtent l="0" t="0" r="19050" b="57150"/>
                <wp:wrapNone/>
                <wp:docPr id="326" name="Group 326"/>
                <wp:cNvGraphicFramePr/>
                <a:graphic xmlns:a="http://schemas.openxmlformats.org/drawingml/2006/main">
                  <a:graphicData uri="http://schemas.microsoft.com/office/word/2010/wordprocessingGroup">
                    <wpg:wgp>
                      <wpg:cNvGrpSpPr/>
                      <wpg:grpSpPr>
                        <a:xfrm>
                          <a:off x="0" y="0"/>
                          <a:ext cx="6115050" cy="1657350"/>
                          <a:chOff x="0" y="0"/>
                          <a:chExt cx="6115050" cy="1657350"/>
                        </a:xfrm>
                      </wpg:grpSpPr>
                      <wpg:grpSp>
                        <wpg:cNvPr id="320" name="Group 320"/>
                        <wpg:cNvGrpSpPr/>
                        <wpg:grpSpPr>
                          <a:xfrm>
                            <a:off x="3276600" y="0"/>
                            <a:ext cx="2838450" cy="1657350"/>
                            <a:chOff x="0" y="0"/>
                            <a:chExt cx="2838450" cy="1657350"/>
                          </a:xfrm>
                        </wpg:grpSpPr>
                        <wps:wsp>
                          <wps:cNvPr id="317" name="Straight Arrow Connector 317"/>
                          <wps:cNvCnPr/>
                          <wps:spPr>
                            <a:xfrm flipH="1">
                              <a:off x="66675" y="914400"/>
                              <a:ext cx="419100" cy="74295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18" name="Text Box 2"/>
                          <wps:cNvSpPr txBox="1">
                            <a:spLocks noChangeArrowheads="1"/>
                          </wps:cNvSpPr>
                          <wps:spPr bwMode="auto">
                            <a:xfrm>
                              <a:off x="0" y="0"/>
                              <a:ext cx="2838450" cy="914400"/>
                            </a:xfrm>
                            <a:prstGeom prst="rect">
                              <a:avLst/>
                            </a:prstGeom>
                            <a:solidFill>
                              <a:srgbClr val="FFFFFF"/>
                            </a:solidFill>
                            <a:ln w="9525">
                              <a:solidFill>
                                <a:srgbClr val="000000"/>
                              </a:solidFill>
                              <a:miter lim="800000"/>
                              <a:headEnd/>
                              <a:tailEnd/>
                            </a:ln>
                          </wps:spPr>
                          <wps:txbx>
                            <w:txbxContent>
                              <w:p w:rsidR="00FA1022" w:rsidRPr="00843CE4" w:rsidRDefault="00FA1022" w:rsidP="00843CE4">
                                <w:pPr>
                                  <w:rPr>
                                    <w:lang w:val="en-US"/>
                                  </w:rPr>
                                </w:pPr>
                                <w:r w:rsidRPr="0067594E">
                                  <w:rPr>
                                    <w:lang w:val="en-US"/>
                                  </w:rPr>
                                  <w:t xml:space="preserve">The new name in this example is </w:t>
                                </w:r>
                                <w:r>
                                  <w:rPr>
                                    <w:lang w:val="en-US"/>
                                  </w:rPr>
                                  <w:t>“Game settings”, which can save the settings for the required input actions when playing a particular computer game</w:t>
                                </w:r>
                              </w:p>
                            </w:txbxContent>
                          </wps:txbx>
                          <wps:bodyPr rot="0" vert="horz" wrap="square" lIns="91440" tIns="45720" rIns="91440" bIns="45720" anchor="t" anchorCtr="0">
                            <a:noAutofit/>
                          </wps:bodyPr>
                        </wps:wsp>
                      </wpg:grpSp>
                      <wpg:grpSp>
                        <wpg:cNvPr id="325" name="Group 325"/>
                        <wpg:cNvGrpSpPr/>
                        <wpg:grpSpPr>
                          <a:xfrm>
                            <a:off x="0" y="0"/>
                            <a:ext cx="2200275" cy="1590675"/>
                            <a:chOff x="0" y="0"/>
                            <a:chExt cx="2200275" cy="1590675"/>
                          </a:xfrm>
                        </wpg:grpSpPr>
                        <wps:wsp>
                          <wps:cNvPr id="319" name="Straight Arrow Connector 319"/>
                          <wps:cNvCnPr/>
                          <wps:spPr>
                            <a:xfrm>
                              <a:off x="1266825" y="723900"/>
                              <a:ext cx="685800" cy="86677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24" name="Text Box 2"/>
                          <wps:cNvSpPr txBox="1">
                            <a:spLocks noChangeArrowheads="1"/>
                          </wps:cNvSpPr>
                          <wps:spPr bwMode="auto">
                            <a:xfrm>
                              <a:off x="0" y="0"/>
                              <a:ext cx="2200275" cy="723900"/>
                            </a:xfrm>
                            <a:prstGeom prst="rect">
                              <a:avLst/>
                            </a:prstGeom>
                            <a:solidFill>
                              <a:srgbClr val="FFFFFF"/>
                            </a:solidFill>
                            <a:ln w="9525">
                              <a:solidFill>
                                <a:srgbClr val="000000"/>
                              </a:solidFill>
                              <a:miter lim="800000"/>
                              <a:headEnd/>
                              <a:tailEnd/>
                            </a:ln>
                          </wps:spPr>
                          <wps:txbx>
                            <w:txbxContent>
                              <w:p w:rsidR="00FA1022" w:rsidRPr="0067594E" w:rsidRDefault="00FA1022" w:rsidP="00CC2147">
                                <w:pPr>
                                  <w:rPr>
                                    <w:lang w:val="en-US"/>
                                  </w:rPr>
                                </w:pPr>
                                <w:r w:rsidRPr="0067594E">
                                  <w:rPr>
                                    <w:lang w:val="en-US"/>
                                  </w:rPr>
                                  <w:t xml:space="preserve">Click this button to save the </w:t>
                                </w:r>
                                <w:proofErr w:type="spellStart"/>
                                <w:r w:rsidRPr="0067594E">
                                  <w:rPr>
                                    <w:lang w:val="en-US"/>
                                  </w:rPr>
                                  <w:t>the</w:t>
                                </w:r>
                                <w:proofErr w:type="spellEnd"/>
                                <w:r w:rsidRPr="0067594E">
                                  <w:rPr>
                                    <w:lang w:val="en-US"/>
                                  </w:rPr>
                                  <w:t xml:space="preserve"> configuration under the name entered in blue on the right</w:t>
                                </w:r>
                              </w:p>
                            </w:txbxContent>
                          </wps:txbx>
                          <wps:bodyPr rot="0" vert="horz" wrap="square" lIns="91440" tIns="45720" rIns="91440" bIns="45720" anchor="t" anchorCtr="0">
                            <a:spAutoFit/>
                          </wps:bodyPr>
                        </wps:wsp>
                      </wpg:grpSp>
                    </wpg:wgp>
                  </a:graphicData>
                </a:graphic>
              </wp:anchor>
            </w:drawing>
          </mc:Choice>
          <mc:Fallback>
            <w:pict>
              <v:group id="Group 326" o:spid="_x0000_s1035" style="position:absolute;margin-left:10.05pt;margin-top:4.2pt;width:481.5pt;height:130.5pt;z-index:251701248" coordsize="61150,16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">
                <v:group id="Group 320" o:spid="_x0000_s1036" style="position:absolute;left:32766;width:28384;height:16573" coordsize="28384,165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o3cMAAADcAAAADwAAAGRycy9kb3ducmV2LnhtbERPy2rCQBTdF/oPwxW6&#10;q5MoikTHINKWLoLgA0p3l8w1CcncCZlpHn/fWQguD+e9S0fTiJ46V1lWEM8jEMS51RUXCm7Xz/cN&#10;COeRNTaWScFEDtL968sOE20HPlN/8YUIIewSVFB63yZSurwkg25uW+LA3W1n0AfYFVJ3OIRw08hF&#10;FK2lwYpDQ4ktHUvK68ufUfA14HBYxh99Vt+P0+91dfrJYlLqbTYetiA8jf4pfri/tYLlI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tajdwwAAANwAAAAP&#10;AAAAAAAAAAAAAAAAAKoCAABkcnMvZG93bnJldi54bWxQSwUGAAAAAAQABAD6AAAAmgMAAAAA&#10;">
                  <v:shape id="Straight Arrow Connector 317" o:spid="_x0000_s1037" type="#_x0000_t32" style="position:absolute;left:666;top:9144;width:4191;height:742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5OlMYAAADcAAAADwAAAGRycy9kb3ducmV2LnhtbESPW2vCQBSE3wv9D8sp+FY3qXghukop&#10;CEXoQ7zg6yF7TNJmz4bsUaO/vlso+DjMzDfMYtW7Rl2oC7VnA+kwAUVceFtzaWC/W7/OQAVBtth4&#10;JgM3CrBaPj8tMLP+yjldtlKqCOGQoYFKpM20DkVFDsPQt8TRO/nOoUTZldp2eI1w1+i3JJlohzXH&#10;hQpb+qio+NmenYH11+HbnmfHTS63MYaJ7MZ5ejdm8NK/z0EJ9fII/7c/rYFROoW/M/EI6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VuTpTGAAAA3AAAAA8AAAAAAAAA&#10;AAAAAAAAoQIAAGRycy9kb3ducmV2LnhtbFBLBQYAAAAABAAEAPkAAACUAwAAAAA=&#10;" strokecolor="red" strokeweight="1.5pt">
                    <v:stroke endarrow="open"/>
                  </v:shape>
                  <v:shape id="_x0000_s1038" type="#_x0000_t202" style="position:absolute;width:28384;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vIHMIA&#10;AADcAAAADwAAAGRycy9kb3ducmV2LnhtbERPy4rCMBTdD/gP4QqzkTF1FMepRpEBRXe+cLaX5toW&#10;m5uaZGr9e7MQZnk479miNZVoyPnSsoJBPwFBnFldcq7gdFx9TED4gKyxskwKHuRhMe+8zTDV9s57&#10;ag4hFzGEfYoKihDqVEqfFWTQ921NHLmLdQZDhC6X2uE9hptKfibJWBosOTYUWNNPQdn18GcUTEab&#10;5tdvh7tzNr5U36H31axvTqn3brucggjUhn/xy73RCoaDuDaeiU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8gcwgAAANwAAAAPAAAAAAAAAAAAAAAAAJgCAABkcnMvZG93&#10;bnJldi54bWxQSwUGAAAAAAQABAD1AAAAhwMAAAAA&#10;">
                    <v:textbox>
                      <w:txbxContent>
                        <w:p w:rsidR="00FA1022" w:rsidRPr="00843CE4" w:rsidRDefault="00FA1022" w:rsidP="00843CE4">
                          <w:pPr>
                            <w:rPr>
                              <w:lang w:val="en-US"/>
                            </w:rPr>
                          </w:pPr>
                          <w:r w:rsidRPr="0067594E">
                            <w:rPr>
                              <w:lang w:val="en-US"/>
                            </w:rPr>
                            <w:t xml:space="preserve">The new name in this example is </w:t>
                          </w:r>
                          <w:r>
                            <w:rPr>
                              <w:lang w:val="en-US"/>
                            </w:rPr>
                            <w:t>“Game settings”, which can save the settings for the required input actions when playing a particular computer game</w:t>
                          </w:r>
                        </w:p>
                      </w:txbxContent>
                    </v:textbox>
                  </v:shape>
                </v:group>
                <v:group id="Group 325" o:spid="_x0000_s1039" style="position:absolute;width:22002;height:15906" coordsize="22002,159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ILRcQAAADcAAAADwAAAGRycy9kb3ducmV2LnhtbESPQYvCMBSE74L/ITxh&#10;b5pWUaQaRUSXPciCVVj29miebbF5KU1s67/fLAgeh5n5hllve1OJlhpXWlYQTyIQxJnVJecKrpfj&#10;eAnCeWSNlWVS8CQH281wsMZE247P1KY+FwHCLkEFhfd1IqXLCjLoJrYmDt7NNgZ9kE0udYNdgJtK&#10;TqNoIQ2WHBYKrGlfUHZPH0bBZ4fdbhYf2tP9tn/+XubfP6eYlPoY9bsVCE+9f4df7S+tYDad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cILRcQAAADcAAAA&#10;DwAAAAAAAAAAAAAAAACqAgAAZHJzL2Rvd25yZXYueG1sUEsFBgAAAAAEAAQA+gAAAJsDAAAAAA==&#10;">
                  <v:shape id="Straight Arrow Connector 319" o:spid="_x0000_s1040" type="#_x0000_t32" style="position:absolute;left:12668;top:7239;width:6858;height:8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ywWcIAAADcAAAADwAAAGRycy9kb3ducmV2LnhtbESPwW7CMBBE75X6D9ZW6q04UFRBwCAE&#10;tOLawAes4iUOxOvIdpPw9zUSEsfRzLzRLNeDbURHPtSOFYxHGQji0umaKwWn4/fHDESIyBobx6Tg&#10;RgHWq9eXJeba9fxLXRErkSAcclRgYmxzKUNpyGIYuZY4eWfnLcYkfSW1xz7BbSMnWfYlLdacFgy2&#10;tDVUXos/q2BXXfSt6Fre+918P53on2lvrFLvb8NmASLSEJ/hR/ugFXyO53A/k46AX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hywWcIAAADcAAAADwAAAAAAAAAAAAAA&#10;AAChAgAAZHJzL2Rvd25yZXYueG1sUEsFBgAAAAAEAAQA+QAAAJADAAAAAA==&#10;" strokecolor="red" strokeweight="1.5pt">
                    <v:stroke endarrow="open"/>
                  </v:shape>
                  <v:shape id="_x0000_s1041" type="#_x0000_t202" style="position:absolute;width:22002;height:7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o5O8YA&#10;AADcAAAADwAAAGRycy9kb3ducmV2LnhtbESPT2sCMRTE7wW/Q3iF3jRbW6VsjSIVwVv9Uyi9vSbP&#10;zeLmZbuJ6+qnN4LQ4zAzv2Ems85VoqUmlJ4VPA8yEMTam5ILBV+7Zf8NRIjIBivPpOBMAWbT3sME&#10;c+NPvKF2GwuRIBxyVGBjrHMpg7bkMAx8TZy8vW8cxiSbQpoGTwnuKjnMsrF0WHJasFjThyV92B6d&#10;grBY/9V6v/49WHO+fC7akf5e/ij19NjN30FE6uJ/+N5eGQUvw1e4nUlHQE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xo5O8YAAADcAAAADwAAAAAAAAAAAAAAAACYAgAAZHJz&#10;L2Rvd25yZXYueG1sUEsFBgAAAAAEAAQA9QAAAIsDAAAAAA==&#10;">
                    <v:textbox style="mso-fit-shape-to-text:t">
                      <w:txbxContent>
                        <w:p w:rsidR="00FA1022" w:rsidRPr="0067594E" w:rsidRDefault="00FA1022" w:rsidP="00CC2147">
                          <w:pPr>
                            <w:rPr>
                              <w:lang w:val="en-US"/>
                            </w:rPr>
                          </w:pPr>
                          <w:r w:rsidRPr="0067594E">
                            <w:rPr>
                              <w:lang w:val="en-US"/>
                            </w:rPr>
                            <w:t xml:space="preserve">Click this button to save the </w:t>
                          </w:r>
                          <w:proofErr w:type="spellStart"/>
                          <w:r w:rsidRPr="0067594E">
                            <w:rPr>
                              <w:lang w:val="en-US"/>
                            </w:rPr>
                            <w:t>the</w:t>
                          </w:r>
                          <w:proofErr w:type="spellEnd"/>
                          <w:r w:rsidRPr="0067594E">
                            <w:rPr>
                              <w:lang w:val="en-US"/>
                            </w:rPr>
                            <w:t xml:space="preserve"> configuration under the name entered in blue on the right</w:t>
                          </w:r>
                        </w:p>
                      </w:txbxContent>
                    </v:textbox>
                  </v:shape>
                </v:group>
              </v:group>
            </w:pict>
          </mc:Fallback>
        </mc:AlternateContent>
      </w:r>
    </w:p>
    <w:p w:rsidR="0034255A" w:rsidRPr="00C305C0" w:rsidRDefault="0034255A" w:rsidP="0034255A">
      <w:pPr>
        <w:rPr>
          <w:lang w:val="en-US"/>
        </w:rPr>
      </w:pPr>
    </w:p>
    <w:p w:rsidR="0034255A" w:rsidRPr="00C305C0" w:rsidRDefault="0034255A" w:rsidP="0034255A">
      <w:pPr>
        <w:rPr>
          <w:lang w:val="en-US"/>
        </w:rPr>
      </w:pPr>
    </w:p>
    <w:p w:rsidR="0034255A" w:rsidRPr="00C305C0" w:rsidRDefault="0034255A" w:rsidP="0034255A">
      <w:pPr>
        <w:rPr>
          <w:lang w:val="en-US"/>
        </w:rPr>
      </w:pPr>
    </w:p>
    <w:p w:rsidR="0034255A" w:rsidRPr="00C305C0" w:rsidRDefault="0034255A" w:rsidP="0034255A">
      <w:pPr>
        <w:rPr>
          <w:lang w:val="en-US"/>
        </w:rPr>
      </w:pPr>
    </w:p>
    <w:p w:rsidR="0034255A" w:rsidRPr="00C305C0" w:rsidRDefault="0034255A" w:rsidP="0034255A">
      <w:pPr>
        <w:rPr>
          <w:lang w:val="en-US"/>
        </w:rPr>
      </w:pPr>
    </w:p>
    <w:p w:rsidR="0034255A" w:rsidRPr="00C305C0" w:rsidRDefault="0034255A" w:rsidP="0034255A">
      <w:pPr>
        <w:rPr>
          <w:lang w:val="en-US"/>
        </w:rPr>
      </w:pPr>
    </w:p>
    <w:p w:rsidR="0034255A" w:rsidRPr="00C305C0" w:rsidRDefault="0034255A" w:rsidP="0034255A">
      <w:pPr>
        <w:rPr>
          <w:lang w:val="en-US"/>
        </w:rPr>
      </w:pPr>
    </w:p>
    <w:p w:rsidR="0083650B" w:rsidRDefault="0083650B" w:rsidP="00F41540">
      <w:pPr>
        <w:rPr>
          <w:lang w:val="en-US"/>
        </w:rPr>
      </w:pPr>
      <w:r>
        <w:rPr>
          <w:lang w:val="en-US"/>
        </w:rPr>
        <w:lastRenderedPageBreak/>
        <w:t>When your new configuration is saved, confirmation messages will appear in the activity log</w:t>
      </w:r>
      <w:r w:rsidR="00F41540">
        <w:rPr>
          <w:lang w:val="en-US"/>
        </w:rPr>
        <w:fldChar w:fldCharType="begin"/>
      </w:r>
      <w:r w:rsidR="00F41540" w:rsidRPr="0067594E">
        <w:rPr>
          <w:lang w:val="en-US"/>
        </w:rPr>
        <w:instrText xml:space="preserve"> XE "</w:instrText>
      </w:r>
      <w:r w:rsidR="00F41540" w:rsidRPr="008D098E">
        <w:rPr>
          <w:lang w:val="en-US"/>
        </w:rPr>
        <w:instrText xml:space="preserve">Activity </w:instrText>
      </w:r>
      <w:r w:rsidR="00F41540">
        <w:rPr>
          <w:lang w:val="en-US"/>
        </w:rPr>
        <w:instrText>L</w:instrText>
      </w:r>
      <w:r w:rsidR="00F41540" w:rsidRPr="008D098E">
        <w:rPr>
          <w:lang w:val="en-US"/>
        </w:rPr>
        <w:instrText>og</w:instrText>
      </w:r>
      <w:r w:rsidR="00F41540" w:rsidRPr="0067594E">
        <w:rPr>
          <w:lang w:val="en-US"/>
        </w:rPr>
        <w:instrText xml:space="preserve">" </w:instrText>
      </w:r>
      <w:r w:rsidR="00F41540">
        <w:rPr>
          <w:lang w:val="en-US"/>
        </w:rPr>
        <w:fldChar w:fldCharType="end"/>
      </w:r>
      <w:r>
        <w:rPr>
          <w:lang w:val="en-US"/>
        </w:rPr>
        <w:t>:</w:t>
      </w:r>
    </w:p>
    <w:p w:rsidR="0083650B" w:rsidRDefault="0083650B" w:rsidP="005F3485">
      <w:pPr>
        <w:rPr>
          <w:lang w:val="en-US"/>
        </w:rPr>
      </w:pPr>
    </w:p>
    <w:p w:rsidR="0083650B" w:rsidRDefault="0083650B" w:rsidP="005F3485">
      <w:pPr>
        <w:rPr>
          <w:lang w:val="en-US"/>
        </w:rPr>
      </w:pPr>
      <w:r>
        <w:rPr>
          <w:noProof/>
        </w:rPr>
        <w:drawing>
          <wp:inline distT="0" distB="0" distL="0" distR="0" wp14:anchorId="5977DC4B" wp14:editId="664B0FF9">
            <wp:extent cx="5706272" cy="1838582"/>
            <wp:effectExtent l="0" t="0" r="0" b="9525"/>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83989.tmp"/>
                    <pic:cNvPicPr/>
                  </pic:nvPicPr>
                  <pic:blipFill>
                    <a:blip r:embed="rId31">
                      <a:extLst>
                        <a:ext uri="{28A0092B-C50C-407E-A947-70E740481C1C}">
                          <a14:useLocalDpi xmlns:a14="http://schemas.microsoft.com/office/drawing/2010/main" val="0"/>
                        </a:ext>
                      </a:extLst>
                    </a:blip>
                    <a:stretch>
                      <a:fillRect/>
                    </a:stretch>
                  </pic:blipFill>
                  <pic:spPr>
                    <a:xfrm>
                      <a:off x="0" y="0"/>
                      <a:ext cx="5706272" cy="1838582"/>
                    </a:xfrm>
                    <a:prstGeom prst="rect">
                      <a:avLst/>
                    </a:prstGeom>
                  </pic:spPr>
                </pic:pic>
              </a:graphicData>
            </a:graphic>
          </wp:inline>
        </w:drawing>
      </w:r>
    </w:p>
    <w:p w:rsidR="0083650B" w:rsidRDefault="0083650B" w:rsidP="005F3485">
      <w:pPr>
        <w:rPr>
          <w:lang w:val="en-US"/>
        </w:rPr>
      </w:pPr>
    </w:p>
    <w:p w:rsidR="0034255A" w:rsidRDefault="005F3485" w:rsidP="00F41540">
      <w:pPr>
        <w:rPr>
          <w:lang w:val="en-US"/>
        </w:rPr>
      </w:pPr>
      <w:r w:rsidRPr="00C305C0">
        <w:rPr>
          <w:lang w:val="en-US"/>
        </w:rPr>
        <w:t xml:space="preserve">When you store the settings, there is no need to apply them first, because the </w:t>
      </w:r>
      <w:r w:rsidR="003C00E3">
        <w:rPr>
          <w:lang w:val="en-US"/>
        </w:rPr>
        <w:t>“</w:t>
      </w:r>
      <w:r w:rsidRPr="00C305C0">
        <w:rPr>
          <w:lang w:val="en-US"/>
        </w:rPr>
        <w:t>store settings</w:t>
      </w:r>
      <w:r w:rsidR="003C00E3">
        <w:rPr>
          <w:lang w:val="en-US"/>
        </w:rPr>
        <w:t>”</w:t>
      </w:r>
      <w:r w:rsidRPr="00C305C0">
        <w:rPr>
          <w:lang w:val="en-US"/>
        </w:rPr>
        <w:t xml:space="preserve"> button applies the settings before saving the configuration</w:t>
      </w:r>
      <w:r w:rsidR="003C00E3">
        <w:rPr>
          <w:lang w:val="en-US"/>
        </w:rPr>
        <w:t xml:space="preserve"> (as you can see in the activity log</w:t>
      </w:r>
      <w:r w:rsidR="00F41540">
        <w:rPr>
          <w:lang w:val="en-US"/>
        </w:rPr>
        <w:fldChar w:fldCharType="begin"/>
      </w:r>
      <w:r w:rsidR="00F41540" w:rsidRPr="0067594E">
        <w:rPr>
          <w:lang w:val="en-US"/>
        </w:rPr>
        <w:instrText xml:space="preserve"> XE "</w:instrText>
      </w:r>
      <w:r w:rsidR="00F41540" w:rsidRPr="008D098E">
        <w:rPr>
          <w:lang w:val="en-US"/>
        </w:rPr>
        <w:instrText xml:space="preserve">Activity </w:instrText>
      </w:r>
      <w:r w:rsidR="00F41540">
        <w:rPr>
          <w:lang w:val="en-US"/>
        </w:rPr>
        <w:instrText>L</w:instrText>
      </w:r>
      <w:r w:rsidR="00F41540" w:rsidRPr="008D098E">
        <w:rPr>
          <w:lang w:val="en-US"/>
        </w:rPr>
        <w:instrText>og</w:instrText>
      </w:r>
      <w:r w:rsidR="00F41540" w:rsidRPr="0067594E">
        <w:rPr>
          <w:lang w:val="en-US"/>
        </w:rPr>
        <w:instrText xml:space="preserve">" </w:instrText>
      </w:r>
      <w:r w:rsidR="00F41540">
        <w:rPr>
          <w:lang w:val="en-US"/>
        </w:rPr>
        <w:fldChar w:fldCharType="end"/>
      </w:r>
      <w:r w:rsidR="003C00E3">
        <w:rPr>
          <w:lang w:val="en-US"/>
        </w:rPr>
        <w:t xml:space="preserve"> shown in the above image)</w:t>
      </w:r>
      <w:r w:rsidRPr="00C305C0">
        <w:rPr>
          <w:lang w:val="en-US"/>
        </w:rPr>
        <w:t xml:space="preserve">. </w:t>
      </w:r>
      <w:r w:rsidR="0034255A" w:rsidRPr="00C305C0">
        <w:rPr>
          <w:lang w:val="en-US"/>
        </w:rPr>
        <w:t>You can save more than one configuration of settings. To save multiple setting configurations, simply change settings for the new configuration and repeat the above steps to save the new setting config</w:t>
      </w:r>
      <w:r w:rsidRPr="00C305C0">
        <w:rPr>
          <w:lang w:val="en-US"/>
        </w:rPr>
        <w:t>uration under a different name.</w:t>
      </w:r>
    </w:p>
    <w:p w:rsidR="005F3485" w:rsidRDefault="005F3485" w:rsidP="0034255A">
      <w:pPr>
        <w:rPr>
          <w:lang w:val="en-US"/>
        </w:rPr>
      </w:pPr>
      <w:r w:rsidRPr="00C305C0">
        <w:rPr>
          <w:lang w:val="en-US"/>
        </w:rPr>
        <w:t>When you wish to use a particular configuration of the settings which you have saved before, expand the drop down menu by clicking the black arrow and choose the desired configuration. Once you have chosen it, click on “Load</w:t>
      </w:r>
      <w:r w:rsidR="00CB54FA">
        <w:rPr>
          <w:lang w:val="en-US"/>
        </w:rPr>
        <w:fldChar w:fldCharType="begin"/>
      </w:r>
      <w:r w:rsidR="00CB54FA" w:rsidRPr="0067594E">
        <w:rPr>
          <w:lang w:val="en-US"/>
        </w:rPr>
        <w:instrText xml:space="preserve"> XE "</w:instrText>
      </w:r>
      <w:r w:rsidR="00CB54FA" w:rsidRPr="003C6F22">
        <w:rPr>
          <w:lang w:val="en-US"/>
        </w:rPr>
        <w:instrText>Load</w:instrText>
      </w:r>
      <w:r w:rsidR="00CB54FA" w:rsidRPr="0067594E">
        <w:rPr>
          <w:lang w:val="en-US"/>
        </w:rPr>
        <w:instrText xml:space="preserve">" </w:instrText>
      </w:r>
      <w:r w:rsidR="00CB54FA">
        <w:rPr>
          <w:lang w:val="en-US"/>
        </w:rPr>
        <w:fldChar w:fldCharType="end"/>
      </w:r>
      <w:r w:rsidRPr="00C305C0">
        <w:rPr>
          <w:lang w:val="en-US"/>
        </w:rPr>
        <w:t xml:space="preserve"> Slot”, and the saved settings will appear in the application. </w:t>
      </w:r>
    </w:p>
    <w:p w:rsidR="00780F5C" w:rsidRPr="00C305C0" w:rsidRDefault="00780F5C" w:rsidP="0034255A">
      <w:pPr>
        <w:rPr>
          <w:lang w:val="en-US"/>
        </w:rPr>
      </w:pPr>
    </w:p>
    <w:p w:rsidR="0034255A" w:rsidRDefault="00003B14" w:rsidP="0034255A">
      <w:pPr>
        <w:rPr>
          <w:lang w:val="en-US"/>
        </w:rPr>
      </w:pPr>
      <w:r>
        <w:rPr>
          <w:noProof/>
        </w:rPr>
        <w:lastRenderedPageBreak/>
        <mc:AlternateContent>
          <mc:Choice Requires="wps">
            <w:drawing>
              <wp:anchor distT="0" distB="0" distL="114300" distR="114300" simplePos="0" relativeHeight="251756544" behindDoc="0" locked="0" layoutInCell="1" allowOverlap="1" wp14:anchorId="34E5AE7D" wp14:editId="6A63D1EA">
                <wp:simplePos x="0" y="0"/>
                <wp:positionH relativeFrom="column">
                  <wp:posOffset>4139565</wp:posOffset>
                </wp:positionH>
                <wp:positionV relativeFrom="paragraph">
                  <wp:posOffset>2293620</wp:posOffset>
                </wp:positionV>
                <wp:extent cx="273685" cy="748665"/>
                <wp:effectExtent l="57150" t="0" r="31115" b="51435"/>
                <wp:wrapNone/>
                <wp:docPr id="345" name="Straight Arrow Connector 345"/>
                <wp:cNvGraphicFramePr/>
                <a:graphic xmlns:a="http://schemas.openxmlformats.org/drawingml/2006/main">
                  <a:graphicData uri="http://schemas.microsoft.com/office/word/2010/wordprocessingShape">
                    <wps:wsp>
                      <wps:cNvCnPr/>
                      <wps:spPr>
                        <a:xfrm flipH="1">
                          <a:off x="0" y="0"/>
                          <a:ext cx="273685" cy="74866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5" o:spid="_x0000_s1026" type="#_x0000_t32" style="position:absolute;margin-left:325.95pt;margin-top:180.6pt;width:21.55pt;height:58.95p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" strokecolor="red" strokeweight="1.5pt">
                <v:stroke endarrow="open"/>
              </v:shape>
            </w:pict>
          </mc:Fallback>
        </mc:AlternateContent>
      </w:r>
      <w:r w:rsidR="00780F5C" w:rsidRPr="00780F5C">
        <w:rPr>
          <w:noProof/>
        </w:rPr>
        <mc:AlternateContent>
          <mc:Choice Requires="wps">
            <w:drawing>
              <wp:anchor distT="0" distB="0" distL="114300" distR="114300" simplePos="0" relativeHeight="251758592" behindDoc="0" locked="0" layoutInCell="1" allowOverlap="1" wp14:anchorId="69D97512" wp14:editId="566D29B3">
                <wp:simplePos x="0" y="0"/>
                <wp:positionH relativeFrom="column">
                  <wp:posOffset>3994785</wp:posOffset>
                </wp:positionH>
                <wp:positionV relativeFrom="paragraph">
                  <wp:posOffset>1772285</wp:posOffset>
                </wp:positionV>
                <wp:extent cx="2143125" cy="1403985"/>
                <wp:effectExtent l="0" t="0" r="28575" b="15240"/>
                <wp:wrapNone/>
                <wp:docPr id="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1403985"/>
                        </a:xfrm>
                        <a:prstGeom prst="rect">
                          <a:avLst/>
                        </a:prstGeom>
                        <a:solidFill>
                          <a:srgbClr val="FFFFFF"/>
                        </a:solidFill>
                        <a:ln w="9525">
                          <a:solidFill>
                            <a:srgbClr val="000000"/>
                          </a:solidFill>
                          <a:miter lim="800000"/>
                          <a:headEnd/>
                          <a:tailEnd/>
                        </a:ln>
                      </wps:spPr>
                      <wps:txbx>
                        <w:txbxContent>
                          <w:p w:rsidR="00FA1022" w:rsidRPr="00780F5C" w:rsidRDefault="00FA1022" w:rsidP="00780F5C">
                            <w:pPr>
                              <w:rPr>
                                <w:lang w:val="en-US"/>
                              </w:rPr>
                            </w:pPr>
                            <w:r>
                              <w:rPr>
                                <w:lang w:val="en-US"/>
                              </w:rPr>
                              <w:t>Click “Load Slot” to begin using the saved configuration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2" type="#_x0000_t202" style="position:absolute;margin-left:314.55pt;margin-top:139.55pt;width:168.75pt;height:110.55pt;z-index:2517585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">
                <v:textbox style="mso-fit-shape-to-text:t">
                  <w:txbxContent>
                    <w:p w:rsidR="00FA1022" w:rsidRPr="00780F5C" w:rsidRDefault="00FA1022" w:rsidP="00780F5C">
                      <w:pPr>
                        <w:rPr>
                          <w:lang w:val="en-US"/>
                        </w:rPr>
                      </w:pPr>
                      <w:r>
                        <w:rPr>
                          <w:lang w:val="en-US"/>
                        </w:rPr>
                        <w:t>Click “Load Slot” to begin using the saved configuration</w:t>
                      </w:r>
                    </w:p>
                  </w:txbxContent>
                </v:textbox>
              </v:shape>
            </w:pict>
          </mc:Fallback>
        </mc:AlternateContent>
      </w:r>
      <w:r w:rsidR="00780F5C">
        <w:rPr>
          <w:noProof/>
        </w:rPr>
        <mc:AlternateContent>
          <mc:Choice Requires="wps">
            <w:drawing>
              <wp:anchor distT="0" distB="0" distL="114300" distR="114300" simplePos="0" relativeHeight="251752448" behindDoc="0" locked="0" layoutInCell="1" allowOverlap="1" wp14:anchorId="14557D52" wp14:editId="2EB580A4">
                <wp:simplePos x="0" y="0"/>
                <wp:positionH relativeFrom="column">
                  <wp:posOffset>3232785</wp:posOffset>
                </wp:positionH>
                <wp:positionV relativeFrom="paragraph">
                  <wp:posOffset>2375535</wp:posOffset>
                </wp:positionV>
                <wp:extent cx="161925" cy="765175"/>
                <wp:effectExtent l="0" t="0" r="66675" b="53975"/>
                <wp:wrapNone/>
                <wp:docPr id="297" name="Straight Arrow Connector 297"/>
                <wp:cNvGraphicFramePr/>
                <a:graphic xmlns:a="http://schemas.openxmlformats.org/drawingml/2006/main">
                  <a:graphicData uri="http://schemas.microsoft.com/office/word/2010/wordprocessingShape">
                    <wps:wsp>
                      <wps:cNvCnPr/>
                      <wps:spPr>
                        <a:xfrm>
                          <a:off x="0" y="0"/>
                          <a:ext cx="161925" cy="76517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7" o:spid="_x0000_s1026" type="#_x0000_t32" style="position:absolute;margin-left:254.55pt;margin-top:187.05pt;width:12.75pt;height:60.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" strokecolor="red" strokeweight="1.5pt">
                <v:stroke endarrow="open"/>
              </v:shape>
            </w:pict>
          </mc:Fallback>
        </mc:AlternateContent>
      </w:r>
      <w:r w:rsidR="00780F5C" w:rsidRPr="00780F5C">
        <w:rPr>
          <w:noProof/>
        </w:rPr>
        <mc:AlternateContent>
          <mc:Choice Requires="wps">
            <w:drawing>
              <wp:anchor distT="0" distB="0" distL="114300" distR="114300" simplePos="0" relativeHeight="251754496" behindDoc="0" locked="0" layoutInCell="1" allowOverlap="1" wp14:anchorId="0414E2DB" wp14:editId="304FA5C7">
                <wp:simplePos x="0" y="0"/>
                <wp:positionH relativeFrom="column">
                  <wp:posOffset>1002665</wp:posOffset>
                </wp:positionH>
                <wp:positionV relativeFrom="paragraph">
                  <wp:posOffset>1654175</wp:posOffset>
                </wp:positionV>
                <wp:extent cx="2314575" cy="1403985"/>
                <wp:effectExtent l="0" t="0" r="28575" b="15875"/>
                <wp:wrapNone/>
                <wp:docPr id="3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1403985"/>
                        </a:xfrm>
                        <a:prstGeom prst="rect">
                          <a:avLst/>
                        </a:prstGeom>
                        <a:solidFill>
                          <a:srgbClr val="FFFFFF"/>
                        </a:solidFill>
                        <a:ln w="9525">
                          <a:solidFill>
                            <a:srgbClr val="000000"/>
                          </a:solidFill>
                          <a:miter lim="800000"/>
                          <a:headEnd/>
                          <a:tailEnd/>
                        </a:ln>
                      </wps:spPr>
                      <wps:txbx>
                        <w:txbxContent>
                          <w:p w:rsidR="00FA1022" w:rsidRPr="0067594E" w:rsidRDefault="00FA1022" w:rsidP="00780F5C">
                            <w:pPr>
                              <w:rPr>
                                <w:lang w:val="en-US"/>
                              </w:rPr>
                            </w:pPr>
                            <w:r w:rsidRPr="0067594E">
                              <w:rPr>
                                <w:lang w:val="en-US"/>
                              </w:rPr>
                              <w:t>Click here to expand the drop down menu and select the slot with the desired configuration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3" type="#_x0000_t202" style="position:absolute;margin-left:78.95pt;margin-top:130.25pt;width:182.25pt;height:110.55pt;z-index:2517544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">
                <v:textbox style="mso-fit-shape-to-text:t">
                  <w:txbxContent>
                    <w:p w:rsidR="00FA1022" w:rsidRPr="0067594E" w:rsidRDefault="00FA1022" w:rsidP="00780F5C">
                      <w:pPr>
                        <w:rPr>
                          <w:lang w:val="en-US"/>
                        </w:rPr>
                      </w:pPr>
                      <w:r w:rsidRPr="0067594E">
                        <w:rPr>
                          <w:lang w:val="en-US"/>
                        </w:rPr>
                        <w:t>Click here to expand the drop down menu and select the slot with the desired configuration</w:t>
                      </w:r>
                    </w:p>
                  </w:txbxContent>
                </v:textbox>
              </v:shape>
            </w:pict>
          </mc:Fallback>
        </mc:AlternateContent>
      </w:r>
      <w:r w:rsidR="00C305C0">
        <w:rPr>
          <w:noProof/>
        </w:rPr>
        <w:drawing>
          <wp:inline distT="0" distB="0" distL="0" distR="0" wp14:anchorId="7A97A24C" wp14:editId="263A4A1A">
            <wp:extent cx="5734851" cy="3877216"/>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84F57.tmp"/>
                    <pic:cNvPicPr/>
                  </pic:nvPicPr>
                  <pic:blipFill>
                    <a:blip r:embed="rId32">
                      <a:extLst>
                        <a:ext uri="{28A0092B-C50C-407E-A947-70E740481C1C}">
                          <a14:useLocalDpi xmlns:a14="http://schemas.microsoft.com/office/drawing/2010/main" val="0"/>
                        </a:ext>
                      </a:extLst>
                    </a:blip>
                    <a:stretch>
                      <a:fillRect/>
                    </a:stretch>
                  </pic:blipFill>
                  <pic:spPr>
                    <a:xfrm>
                      <a:off x="0" y="0"/>
                      <a:ext cx="5734851" cy="3877216"/>
                    </a:xfrm>
                    <a:prstGeom prst="rect">
                      <a:avLst/>
                    </a:prstGeom>
                  </pic:spPr>
                </pic:pic>
              </a:graphicData>
            </a:graphic>
          </wp:inline>
        </w:drawing>
      </w:r>
    </w:p>
    <w:p w:rsidR="00C305C0" w:rsidRDefault="00C305C0" w:rsidP="0034255A">
      <w:pPr>
        <w:rPr>
          <w:lang w:val="en-US"/>
        </w:rPr>
      </w:pPr>
    </w:p>
    <w:p w:rsidR="00780F5C" w:rsidRDefault="00780F5C" w:rsidP="00F41540">
      <w:pPr>
        <w:rPr>
          <w:lang w:val="en-US"/>
        </w:rPr>
      </w:pPr>
      <w:r>
        <w:rPr>
          <w:lang w:val="en-US"/>
        </w:rPr>
        <w:t>When a slot is loaded, you will receive the following confirmation messages in the activity log</w:t>
      </w:r>
      <w:r w:rsidR="00F41540">
        <w:rPr>
          <w:lang w:val="en-US"/>
        </w:rPr>
        <w:fldChar w:fldCharType="begin"/>
      </w:r>
      <w:r w:rsidR="00F41540" w:rsidRPr="0067594E">
        <w:rPr>
          <w:lang w:val="en-US"/>
        </w:rPr>
        <w:instrText xml:space="preserve"> XE "</w:instrText>
      </w:r>
      <w:r w:rsidR="00F41540" w:rsidRPr="008D098E">
        <w:rPr>
          <w:lang w:val="en-US"/>
        </w:rPr>
        <w:instrText xml:space="preserve">Activity </w:instrText>
      </w:r>
      <w:r w:rsidR="00F41540">
        <w:rPr>
          <w:lang w:val="en-US"/>
        </w:rPr>
        <w:instrText>L</w:instrText>
      </w:r>
      <w:r w:rsidR="00F41540" w:rsidRPr="008D098E">
        <w:rPr>
          <w:lang w:val="en-US"/>
        </w:rPr>
        <w:instrText>og</w:instrText>
      </w:r>
      <w:r w:rsidR="00F41540" w:rsidRPr="0067594E">
        <w:rPr>
          <w:lang w:val="en-US"/>
        </w:rPr>
        <w:instrText xml:space="preserve">" </w:instrText>
      </w:r>
      <w:r w:rsidR="00F41540">
        <w:rPr>
          <w:lang w:val="en-US"/>
        </w:rPr>
        <w:fldChar w:fldCharType="end"/>
      </w:r>
      <w:r>
        <w:rPr>
          <w:lang w:val="en-US"/>
        </w:rPr>
        <w:t>:</w:t>
      </w:r>
    </w:p>
    <w:p w:rsidR="00780F5C" w:rsidRPr="00C305C0" w:rsidRDefault="00780F5C" w:rsidP="00112C7A">
      <w:pPr>
        <w:jc w:val="center"/>
        <w:rPr>
          <w:lang w:val="en-US"/>
        </w:rPr>
      </w:pPr>
      <w:r>
        <w:rPr>
          <w:noProof/>
        </w:rPr>
        <w:drawing>
          <wp:inline distT="0" distB="0" distL="0" distR="0" wp14:anchorId="30B60801" wp14:editId="525DE701">
            <wp:extent cx="5900898" cy="1914861"/>
            <wp:effectExtent l="0" t="0" r="5080" b="9525"/>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8AF14.tmp"/>
                    <pic:cNvPicPr/>
                  </pic:nvPicPr>
                  <pic:blipFill>
                    <a:blip r:embed="rId33">
                      <a:extLst>
                        <a:ext uri="{28A0092B-C50C-407E-A947-70E740481C1C}">
                          <a14:useLocalDpi xmlns:a14="http://schemas.microsoft.com/office/drawing/2010/main" val="0"/>
                        </a:ext>
                      </a:extLst>
                    </a:blip>
                    <a:stretch>
                      <a:fillRect/>
                    </a:stretch>
                  </pic:blipFill>
                  <pic:spPr>
                    <a:xfrm>
                      <a:off x="0" y="0"/>
                      <a:ext cx="5903142" cy="1915589"/>
                    </a:xfrm>
                    <a:prstGeom prst="rect">
                      <a:avLst/>
                    </a:prstGeom>
                  </pic:spPr>
                </pic:pic>
              </a:graphicData>
            </a:graphic>
          </wp:inline>
        </w:drawing>
      </w:r>
    </w:p>
    <w:p w:rsidR="00780F5C" w:rsidRDefault="00780F5C" w:rsidP="00780F5C">
      <w:pPr>
        <w:rPr>
          <w:lang w:val="en-US"/>
        </w:rPr>
      </w:pPr>
    </w:p>
    <w:p w:rsidR="00780F5C" w:rsidRDefault="00416DE3" w:rsidP="00780F5C">
      <w:pPr>
        <w:rPr>
          <w:lang w:val="en-US"/>
        </w:rPr>
      </w:pPr>
      <w:r w:rsidRPr="00C305C0">
        <w:rPr>
          <w:lang w:val="en-US"/>
        </w:rPr>
        <w:t xml:space="preserve">If you would like to change the settings of a saved configuration, </w:t>
      </w:r>
      <w:r w:rsidR="00780F5C">
        <w:rPr>
          <w:lang w:val="en-US"/>
        </w:rPr>
        <w:t>follow the next steps:</w:t>
      </w:r>
    </w:p>
    <w:p w:rsidR="00780F5C" w:rsidRDefault="00780F5C" w:rsidP="00780F5C">
      <w:pPr>
        <w:pStyle w:val="Listenabsatz"/>
        <w:numPr>
          <w:ilvl w:val="0"/>
          <w:numId w:val="12"/>
        </w:numPr>
        <w:rPr>
          <w:lang w:val="en-US"/>
        </w:rPr>
      </w:pPr>
      <w:r>
        <w:rPr>
          <w:lang w:val="en-US"/>
        </w:rPr>
        <w:t>Load</w:t>
      </w:r>
      <w:r w:rsidR="00CB54FA">
        <w:rPr>
          <w:lang w:val="en-US"/>
        </w:rPr>
        <w:fldChar w:fldCharType="begin"/>
      </w:r>
      <w:r w:rsidR="00CB54FA" w:rsidRPr="0067594E">
        <w:rPr>
          <w:lang w:val="en-US"/>
        </w:rPr>
        <w:instrText xml:space="preserve"> XE "</w:instrText>
      </w:r>
      <w:r w:rsidR="00CB54FA" w:rsidRPr="003C6F22">
        <w:rPr>
          <w:lang w:val="en-US"/>
        </w:rPr>
        <w:instrText>Load</w:instrText>
      </w:r>
      <w:r w:rsidR="00CB54FA" w:rsidRPr="0067594E">
        <w:rPr>
          <w:lang w:val="en-US"/>
        </w:rPr>
        <w:instrText xml:space="preserve">" </w:instrText>
      </w:r>
      <w:r w:rsidR="00CB54FA">
        <w:rPr>
          <w:lang w:val="en-US"/>
        </w:rPr>
        <w:fldChar w:fldCharType="end"/>
      </w:r>
      <w:r>
        <w:rPr>
          <w:lang w:val="en-US"/>
        </w:rPr>
        <w:t xml:space="preserve"> the slot</w:t>
      </w:r>
      <w:r w:rsidR="00416DE3" w:rsidRPr="00780F5C">
        <w:rPr>
          <w:lang w:val="en-US"/>
        </w:rPr>
        <w:t xml:space="preserve"> (as described above)</w:t>
      </w:r>
      <w:r>
        <w:rPr>
          <w:lang w:val="en-US"/>
        </w:rPr>
        <w:t xml:space="preserve"> that you want to change</w:t>
      </w:r>
      <w:r w:rsidR="00416DE3" w:rsidRPr="00780F5C">
        <w:rPr>
          <w:lang w:val="en-US"/>
        </w:rPr>
        <w:t xml:space="preserve">. </w:t>
      </w:r>
    </w:p>
    <w:p w:rsidR="00780F5C" w:rsidRDefault="00416DE3" w:rsidP="00780F5C">
      <w:pPr>
        <w:pStyle w:val="Listenabsatz"/>
        <w:numPr>
          <w:ilvl w:val="0"/>
          <w:numId w:val="12"/>
        </w:numPr>
        <w:rPr>
          <w:lang w:val="en-US"/>
        </w:rPr>
      </w:pPr>
      <w:r w:rsidRPr="00780F5C">
        <w:rPr>
          <w:lang w:val="en-US"/>
        </w:rPr>
        <w:t>After the slo</w:t>
      </w:r>
      <w:r w:rsidR="00780F5C" w:rsidRPr="00780F5C">
        <w:rPr>
          <w:lang w:val="en-US"/>
        </w:rPr>
        <w:t>t</w:t>
      </w:r>
      <w:r w:rsidRPr="00780F5C">
        <w:rPr>
          <w:lang w:val="en-US"/>
        </w:rPr>
        <w:t xml:space="preserve"> is loaded, change the settings as you wish</w:t>
      </w:r>
      <w:r w:rsidR="00780F5C">
        <w:rPr>
          <w:lang w:val="en-US"/>
        </w:rPr>
        <w:t xml:space="preserve">. </w:t>
      </w:r>
    </w:p>
    <w:p w:rsidR="00416DE3" w:rsidRDefault="00780F5C" w:rsidP="00780F5C">
      <w:pPr>
        <w:pStyle w:val="Listenabsatz"/>
        <w:numPr>
          <w:ilvl w:val="0"/>
          <w:numId w:val="12"/>
        </w:numPr>
        <w:rPr>
          <w:lang w:val="en-US"/>
        </w:rPr>
      </w:pPr>
      <w:r w:rsidRPr="00780F5C">
        <w:rPr>
          <w:lang w:val="en-US"/>
        </w:rPr>
        <w:t>C</w:t>
      </w:r>
      <w:r w:rsidR="00416DE3" w:rsidRPr="00780F5C">
        <w:rPr>
          <w:lang w:val="en-US"/>
        </w:rPr>
        <w:t>lick “Store settings as” to re-save the changes to the slot.</w:t>
      </w:r>
      <w:r>
        <w:rPr>
          <w:lang w:val="en-US"/>
        </w:rPr>
        <w:t xml:space="preserve"> </w:t>
      </w:r>
      <w:r w:rsidR="0083650B">
        <w:rPr>
          <w:lang w:val="en-US"/>
        </w:rPr>
        <w:t>You will receive the same confirmation messages in the activity log</w:t>
      </w:r>
      <w:r w:rsidR="00F41540">
        <w:rPr>
          <w:lang w:val="en-US"/>
        </w:rPr>
        <w:fldChar w:fldCharType="begin"/>
      </w:r>
      <w:r w:rsidR="00F41540" w:rsidRPr="0067594E">
        <w:rPr>
          <w:lang w:val="en-US"/>
        </w:rPr>
        <w:instrText xml:space="preserve"> XE "</w:instrText>
      </w:r>
      <w:r w:rsidR="00F41540" w:rsidRPr="008D098E">
        <w:rPr>
          <w:lang w:val="en-US"/>
        </w:rPr>
        <w:instrText xml:space="preserve">Activity </w:instrText>
      </w:r>
      <w:r w:rsidR="00F41540">
        <w:rPr>
          <w:lang w:val="en-US"/>
        </w:rPr>
        <w:instrText>L</w:instrText>
      </w:r>
      <w:r w:rsidR="00F41540" w:rsidRPr="008D098E">
        <w:rPr>
          <w:lang w:val="en-US"/>
        </w:rPr>
        <w:instrText>og</w:instrText>
      </w:r>
      <w:r w:rsidR="00F41540" w:rsidRPr="0067594E">
        <w:rPr>
          <w:lang w:val="en-US"/>
        </w:rPr>
        <w:instrText xml:space="preserve">" </w:instrText>
      </w:r>
      <w:r w:rsidR="00F41540">
        <w:rPr>
          <w:lang w:val="en-US"/>
        </w:rPr>
        <w:fldChar w:fldCharType="end"/>
      </w:r>
      <w:r w:rsidR="0083650B">
        <w:rPr>
          <w:lang w:val="en-US"/>
        </w:rPr>
        <w:t xml:space="preserve"> as when you save a slot for the first time (see image in previous page). </w:t>
      </w:r>
    </w:p>
    <w:p w:rsidR="00780F5C" w:rsidRDefault="00780F5C" w:rsidP="0034255A">
      <w:pPr>
        <w:rPr>
          <w:lang w:val="en-US"/>
        </w:rPr>
      </w:pPr>
    </w:p>
    <w:p w:rsidR="00416DE3" w:rsidRDefault="00416DE3" w:rsidP="0034255A">
      <w:pPr>
        <w:rPr>
          <w:lang w:val="en-US"/>
        </w:rPr>
      </w:pPr>
      <w:r w:rsidRPr="00C305C0">
        <w:rPr>
          <w:lang w:val="en-US"/>
        </w:rPr>
        <w:lastRenderedPageBreak/>
        <w:t>If you no longer wish to use any of the saved configurations, you may delete all of them at once by clicking “Clear all slots</w:t>
      </w:r>
      <w:r w:rsidR="00CB54FA">
        <w:rPr>
          <w:lang w:val="en-US"/>
        </w:rPr>
        <w:fldChar w:fldCharType="begin"/>
      </w:r>
      <w:r w:rsidR="00CB54FA" w:rsidRPr="0067594E">
        <w:rPr>
          <w:lang w:val="en-US"/>
        </w:rPr>
        <w:instrText xml:space="preserve"> XE "</w:instrText>
      </w:r>
      <w:r w:rsidR="00CB54FA" w:rsidRPr="00744211">
        <w:rPr>
          <w:lang w:val="en-US"/>
        </w:rPr>
        <w:instrText>Slots</w:instrText>
      </w:r>
      <w:r w:rsidR="00CB54FA" w:rsidRPr="0067594E">
        <w:rPr>
          <w:lang w:val="en-US"/>
        </w:rPr>
        <w:instrText xml:space="preserve">" </w:instrText>
      </w:r>
      <w:r w:rsidR="00CB54FA">
        <w:rPr>
          <w:lang w:val="en-US"/>
        </w:rPr>
        <w:fldChar w:fldCharType="end"/>
      </w:r>
      <w:r w:rsidRPr="00C305C0">
        <w:rPr>
          <w:lang w:val="en-US"/>
        </w:rPr>
        <w:t xml:space="preserve">”. </w:t>
      </w:r>
    </w:p>
    <w:p w:rsidR="0083650B" w:rsidRDefault="0083650B" w:rsidP="0034255A">
      <w:pPr>
        <w:rPr>
          <w:lang w:val="en-US"/>
        </w:rPr>
      </w:pPr>
    </w:p>
    <w:p w:rsidR="00F528F0" w:rsidRDefault="00F528F0" w:rsidP="00F528F0">
      <w:pPr>
        <w:pStyle w:val="berschrift4"/>
        <w:rPr>
          <w:lang w:val="en-US"/>
        </w:rPr>
      </w:pPr>
      <w:r>
        <w:rPr>
          <w:lang w:val="en-US"/>
        </w:rPr>
        <w:t xml:space="preserve">Transferring and restoring whole configurations to/from disk </w:t>
      </w:r>
    </w:p>
    <w:p w:rsidR="00F528F0" w:rsidRDefault="00F528F0" w:rsidP="0034255A">
      <w:pPr>
        <w:rPr>
          <w:lang w:val="en-US"/>
        </w:rPr>
      </w:pPr>
      <w:r>
        <w:rPr>
          <w:lang w:val="en-US"/>
        </w:rPr>
        <w:t xml:space="preserve">The File Menu allows transferring all current slots from the </w:t>
      </w:r>
      <w:proofErr w:type="spellStart"/>
      <w:r>
        <w:rPr>
          <w:lang w:val="en-US"/>
        </w:rPr>
        <w:t>FLipMouse</w:t>
      </w:r>
      <w:proofErr w:type="spellEnd"/>
      <w:r>
        <w:rPr>
          <w:lang w:val="en-US"/>
        </w:rPr>
        <w:t xml:space="preserve"> device into a </w:t>
      </w:r>
      <w:r w:rsidR="00112C7A">
        <w:rPr>
          <w:lang w:val="en-US"/>
        </w:rPr>
        <w:t xml:space="preserve">settings (.set) </w:t>
      </w:r>
      <w:r>
        <w:rPr>
          <w:lang w:val="en-US"/>
        </w:rPr>
        <w:t xml:space="preserve">file on the computer. </w:t>
      </w:r>
      <w:r w:rsidR="00112C7A">
        <w:rPr>
          <w:lang w:val="en-US"/>
        </w:rPr>
        <w:t xml:space="preserve">The settings file can then be transferred to the same or another </w:t>
      </w:r>
      <w:proofErr w:type="spellStart"/>
      <w:r w:rsidR="00112C7A">
        <w:rPr>
          <w:lang w:val="en-US"/>
        </w:rPr>
        <w:t>FLipMouse</w:t>
      </w:r>
      <w:proofErr w:type="spellEnd"/>
      <w:r w:rsidR="00112C7A">
        <w:rPr>
          <w:lang w:val="en-US"/>
        </w:rPr>
        <w:t xml:space="preserve"> device, restoring all slots and settings. Thus, multiple setups (for example for individual users or use-cases) can be kept on a computer and applied with a single click. A file chooser window will be opened which allows selection of the desired filename for saving or restoring the settings. </w:t>
      </w:r>
      <w:r w:rsidR="00112C7A" w:rsidRPr="00112C7A">
        <w:rPr>
          <w:b/>
          <w:lang w:val="en-US"/>
        </w:rPr>
        <w:t>Attention</w:t>
      </w:r>
      <w:r w:rsidR="00112C7A">
        <w:rPr>
          <w:lang w:val="en-US"/>
        </w:rPr>
        <w:t xml:space="preserve">: When transferring settings from file to </w:t>
      </w:r>
      <w:proofErr w:type="spellStart"/>
      <w:r w:rsidR="00112C7A">
        <w:rPr>
          <w:lang w:val="en-US"/>
        </w:rPr>
        <w:t>FLipMouse</w:t>
      </w:r>
      <w:proofErr w:type="spellEnd"/>
      <w:r w:rsidR="00112C7A">
        <w:rPr>
          <w:lang w:val="en-US"/>
        </w:rPr>
        <w:t xml:space="preserve">, the current slots will be cleared. </w:t>
      </w:r>
      <w:r>
        <w:rPr>
          <w:lang w:val="en-US"/>
        </w:rPr>
        <w:t xml:space="preserve">  </w:t>
      </w:r>
    </w:p>
    <w:p w:rsidR="00112C7A" w:rsidRDefault="00112C7A" w:rsidP="0034255A">
      <w:pPr>
        <w:rPr>
          <w:lang w:val="en-US"/>
        </w:rPr>
      </w:pPr>
    </w:p>
    <w:p w:rsidR="00112C7A" w:rsidRPr="00C305C0" w:rsidRDefault="00112C7A" w:rsidP="0034255A">
      <w:pPr>
        <w:rPr>
          <w:lang w:val="en-US"/>
        </w:rPr>
      </w:pPr>
    </w:p>
    <w:p w:rsidR="0034255A" w:rsidRPr="00C305C0" w:rsidRDefault="00FA1022" w:rsidP="00112C7A">
      <w:pPr>
        <w:jc w:val="center"/>
        <w:rPr>
          <w:rFonts w:cs="Arial"/>
          <w:bCs/>
          <w:color w:val="0086CB"/>
          <w:kern w:val="32"/>
          <w:sz w:val="52"/>
          <w:szCs w:val="32"/>
          <w:lang w:val="en-US"/>
        </w:rPr>
      </w:pPr>
      <w:r>
        <w:rPr>
          <w:lang w:val="en-US"/>
        </w:rPr>
        <w:pict>
          <v:shape id="_x0000_i1025" type="#_x0000_t75" style="width:354.25pt;height:113.05pt">
            <v:imagedata r:id="rId34" o:title="ScreenHunter_135 Mar"/>
          </v:shape>
        </w:pict>
      </w:r>
      <w:r w:rsidR="0034255A" w:rsidRPr="00C305C0">
        <w:rPr>
          <w:lang w:val="en-US"/>
        </w:rPr>
        <w:br w:type="page"/>
      </w:r>
    </w:p>
    <w:p w:rsidR="007D2D67" w:rsidRPr="00C305C0" w:rsidRDefault="00453334" w:rsidP="00CC6E05">
      <w:pPr>
        <w:pStyle w:val="berschrift1"/>
        <w:rPr>
          <w:lang w:val="en-US"/>
        </w:rPr>
      </w:pPr>
      <w:bookmarkStart w:id="11" w:name="_Toc415516897"/>
      <w:r>
        <w:rPr>
          <w:lang w:val="en-US"/>
        </w:rPr>
        <w:lastRenderedPageBreak/>
        <w:t xml:space="preserve">Functional </w:t>
      </w:r>
      <w:r w:rsidR="00CC6E05" w:rsidRPr="00C305C0">
        <w:rPr>
          <w:lang w:val="en-US"/>
        </w:rPr>
        <w:t>Features</w:t>
      </w:r>
      <w:bookmarkEnd w:id="11"/>
    </w:p>
    <w:p w:rsidR="00F81A82" w:rsidRPr="00C305C0" w:rsidRDefault="00556702" w:rsidP="006468FC">
      <w:pPr>
        <w:pStyle w:val="berschrift2"/>
        <w:rPr>
          <w:lang w:val="en-US"/>
        </w:rPr>
      </w:pPr>
      <w:bookmarkStart w:id="12" w:name="_Toc415516898"/>
      <w:r w:rsidRPr="00C305C0">
        <w:rPr>
          <w:lang w:val="en-US"/>
        </w:rPr>
        <w:t>Cursor</w:t>
      </w:r>
      <w:r w:rsidR="00F41540">
        <w:rPr>
          <w:lang w:val="en-US"/>
        </w:rPr>
        <w:fldChar w:fldCharType="begin"/>
      </w:r>
      <w:r w:rsidR="00F41540" w:rsidRPr="0067594E">
        <w:rPr>
          <w:lang w:val="en-US"/>
        </w:rPr>
        <w:instrText xml:space="preserve"> XE "</w:instrText>
      </w:r>
      <w:r w:rsidR="00F41540" w:rsidRPr="00354B6B">
        <w:rPr>
          <w:lang w:val="en-US"/>
        </w:rPr>
        <w:instrText>Cursor</w:instrText>
      </w:r>
      <w:r w:rsidR="00F41540" w:rsidRPr="0067594E">
        <w:rPr>
          <w:lang w:val="en-US"/>
        </w:rPr>
        <w:instrText xml:space="preserve">" </w:instrText>
      </w:r>
      <w:r w:rsidR="00F41540">
        <w:rPr>
          <w:lang w:val="en-US"/>
        </w:rPr>
        <w:fldChar w:fldCharType="end"/>
      </w:r>
      <w:r w:rsidRPr="00C305C0">
        <w:rPr>
          <w:lang w:val="en-US"/>
        </w:rPr>
        <w:t xml:space="preserve"> Movement</w:t>
      </w:r>
      <w:bookmarkEnd w:id="12"/>
    </w:p>
    <w:p w:rsidR="001A14D7" w:rsidRPr="00C305C0" w:rsidRDefault="006427F4" w:rsidP="005334B9">
      <w:pPr>
        <w:rPr>
          <w:lang w:val="en-US"/>
        </w:rPr>
      </w:pPr>
      <w:r w:rsidRPr="00C305C0">
        <w:rPr>
          <w:lang w:val="en-US"/>
        </w:rPr>
        <w:t xml:space="preserve">Cursor movement is the default tab of the user interface. </w:t>
      </w:r>
      <w:r w:rsidR="001A14D7" w:rsidRPr="00C305C0">
        <w:rPr>
          <w:lang w:val="en-US"/>
        </w:rPr>
        <w:t xml:space="preserve">On this tab, you will be able to change the function of the </w:t>
      </w:r>
      <w:proofErr w:type="spellStart"/>
      <w:r w:rsidR="008A2394">
        <w:rPr>
          <w:lang w:val="en-US"/>
        </w:rPr>
        <w:t>FLipMouse</w:t>
      </w:r>
      <w:proofErr w:type="spellEnd"/>
      <w:r w:rsidR="004D0060" w:rsidRPr="00C305C0">
        <w:rPr>
          <w:lang w:val="en-US"/>
        </w:rPr>
        <w:t xml:space="preserve"> stick, </w:t>
      </w:r>
      <w:r w:rsidR="001A14D7" w:rsidRPr="00C305C0">
        <w:rPr>
          <w:lang w:val="en-US"/>
        </w:rPr>
        <w:t>change the speed</w:t>
      </w:r>
      <w:r w:rsidR="00BA68DA" w:rsidRPr="00C305C0">
        <w:rPr>
          <w:lang w:val="en-US"/>
        </w:rPr>
        <w:fldChar w:fldCharType="begin"/>
      </w:r>
      <w:r w:rsidR="00BA68DA" w:rsidRPr="00C305C0">
        <w:rPr>
          <w:lang w:val="en-US"/>
        </w:rPr>
        <w:instrText xml:space="preserve"> XE "</w:instrText>
      </w:r>
      <w:r w:rsidR="005334B9" w:rsidRPr="00C305C0">
        <w:rPr>
          <w:lang w:val="en-US"/>
        </w:rPr>
        <w:instrText>S</w:instrText>
      </w:r>
      <w:r w:rsidR="00BA68DA" w:rsidRPr="00C305C0">
        <w:rPr>
          <w:lang w:val="en-US"/>
        </w:rPr>
        <w:instrText xml:space="preserve">peed" </w:instrText>
      </w:r>
      <w:r w:rsidR="00BA68DA" w:rsidRPr="00C305C0">
        <w:rPr>
          <w:lang w:val="en-US"/>
        </w:rPr>
        <w:fldChar w:fldCharType="end"/>
      </w:r>
      <w:r w:rsidR="001A14D7" w:rsidRPr="00C305C0">
        <w:rPr>
          <w:lang w:val="en-US"/>
        </w:rPr>
        <w:t xml:space="preserve"> and </w:t>
      </w:r>
      <w:proofErr w:type="spellStart"/>
      <w:r w:rsidR="001A14D7" w:rsidRPr="00C305C0">
        <w:rPr>
          <w:lang w:val="en-US"/>
        </w:rPr>
        <w:t>deadzone</w:t>
      </w:r>
      <w:proofErr w:type="spellEnd"/>
      <w:r w:rsidR="00BA68DA" w:rsidRPr="00C305C0">
        <w:rPr>
          <w:lang w:val="en-US"/>
        </w:rPr>
        <w:fldChar w:fldCharType="begin"/>
      </w:r>
      <w:r w:rsidR="00BA68DA" w:rsidRPr="00C305C0">
        <w:rPr>
          <w:lang w:val="en-US"/>
        </w:rPr>
        <w:instrText xml:space="preserve"> XE "</w:instrText>
      </w:r>
      <w:proofErr w:type="spellStart"/>
      <w:r w:rsidR="005334B9" w:rsidRPr="00C305C0">
        <w:rPr>
          <w:lang w:val="en-US"/>
        </w:rPr>
        <w:instrText>D</w:instrText>
      </w:r>
      <w:r w:rsidR="00BA68DA" w:rsidRPr="00C305C0">
        <w:rPr>
          <w:lang w:val="en-US"/>
        </w:rPr>
        <w:instrText>eadzone</w:instrText>
      </w:r>
      <w:proofErr w:type="spellEnd"/>
      <w:r w:rsidR="00BA68DA" w:rsidRPr="00C305C0">
        <w:rPr>
          <w:lang w:val="en-US"/>
        </w:rPr>
        <w:instrText xml:space="preserve">" </w:instrText>
      </w:r>
      <w:r w:rsidR="00BA68DA" w:rsidRPr="00C305C0">
        <w:rPr>
          <w:lang w:val="en-US"/>
        </w:rPr>
        <w:fldChar w:fldCharType="end"/>
      </w:r>
      <w:r w:rsidR="001A14D7" w:rsidRPr="00C305C0">
        <w:rPr>
          <w:lang w:val="en-US"/>
        </w:rPr>
        <w:t xml:space="preserve"> of the </w:t>
      </w:r>
      <w:proofErr w:type="spellStart"/>
      <w:r w:rsidR="008A2394">
        <w:rPr>
          <w:lang w:val="en-US"/>
        </w:rPr>
        <w:t>FLipMouse</w:t>
      </w:r>
      <w:proofErr w:type="spellEnd"/>
      <w:r w:rsidR="001A14D7" w:rsidRPr="00C305C0">
        <w:rPr>
          <w:lang w:val="en-US"/>
        </w:rPr>
        <w:t>, an</w:t>
      </w:r>
      <w:r w:rsidR="006468FC" w:rsidRPr="00C305C0">
        <w:rPr>
          <w:lang w:val="en-US"/>
        </w:rPr>
        <w:t>d calibrate</w:t>
      </w:r>
      <w:r w:rsidR="00BA68DA" w:rsidRPr="00C305C0">
        <w:rPr>
          <w:lang w:val="en-US"/>
        </w:rPr>
        <w:fldChar w:fldCharType="begin"/>
      </w:r>
      <w:r w:rsidR="00BA68DA" w:rsidRPr="00C305C0">
        <w:rPr>
          <w:lang w:val="en-US"/>
        </w:rPr>
        <w:instrText xml:space="preserve"> XE "</w:instrText>
      </w:r>
      <w:r w:rsidR="005334B9" w:rsidRPr="00C305C0">
        <w:rPr>
          <w:lang w:val="en-US"/>
        </w:rPr>
        <w:instrText>C</w:instrText>
      </w:r>
      <w:r w:rsidR="00BA68DA" w:rsidRPr="00C305C0">
        <w:rPr>
          <w:lang w:val="en-US"/>
        </w:rPr>
        <w:instrText xml:space="preserve">alibrate" </w:instrText>
      </w:r>
      <w:r w:rsidR="00BA68DA" w:rsidRPr="00C305C0">
        <w:rPr>
          <w:lang w:val="en-US"/>
        </w:rPr>
        <w:fldChar w:fldCharType="end"/>
      </w:r>
      <w:r w:rsidR="006468FC" w:rsidRPr="00C305C0">
        <w:rPr>
          <w:lang w:val="en-US"/>
        </w:rPr>
        <w:t xml:space="preserve"> the middle position.</w:t>
      </w:r>
    </w:p>
    <w:p w:rsidR="00F81A82" w:rsidRPr="00C305C0" w:rsidRDefault="00F81A82" w:rsidP="001A14D7">
      <w:pPr>
        <w:rPr>
          <w:lang w:val="en-US"/>
        </w:rPr>
      </w:pPr>
    </w:p>
    <w:p w:rsidR="001A14D7" w:rsidRPr="00C305C0" w:rsidRDefault="008A2394" w:rsidP="00D27A9E">
      <w:pPr>
        <w:pStyle w:val="berschrift4"/>
        <w:rPr>
          <w:lang w:val="en-US"/>
        </w:rPr>
      </w:pPr>
      <w:proofErr w:type="spellStart"/>
      <w:r>
        <w:rPr>
          <w:lang w:val="en-US"/>
        </w:rPr>
        <w:t>FLipMouse</w:t>
      </w:r>
      <w:proofErr w:type="spellEnd"/>
      <w:r w:rsidR="00D27A9E" w:rsidRPr="00C305C0">
        <w:rPr>
          <w:lang w:val="en-US"/>
        </w:rPr>
        <w:t xml:space="preserve"> stick</w:t>
      </w:r>
      <w:r w:rsidR="001A14D7" w:rsidRPr="00C305C0">
        <w:rPr>
          <w:lang w:val="en-US"/>
        </w:rPr>
        <w:t xml:space="preserve"> </w:t>
      </w:r>
      <w:r w:rsidR="00D27A9E" w:rsidRPr="00C305C0">
        <w:rPr>
          <w:lang w:val="en-US"/>
        </w:rPr>
        <w:t>function</w:t>
      </w:r>
    </w:p>
    <w:p w:rsidR="00D27A9E" w:rsidRPr="00C305C0" w:rsidRDefault="00D27A9E" w:rsidP="005334B9">
      <w:pPr>
        <w:rPr>
          <w:lang w:val="en-US"/>
        </w:rPr>
      </w:pPr>
      <w:r w:rsidRPr="00C305C0">
        <w:rPr>
          <w:lang w:val="en-US"/>
        </w:rPr>
        <w:t xml:space="preserve">By default, the </w:t>
      </w:r>
      <w:proofErr w:type="spellStart"/>
      <w:r w:rsidR="008A2394">
        <w:rPr>
          <w:lang w:val="en-US"/>
        </w:rPr>
        <w:t>FLipMouse</w:t>
      </w:r>
      <w:proofErr w:type="spellEnd"/>
      <w:r w:rsidRPr="00C305C0">
        <w:rPr>
          <w:lang w:val="en-US"/>
        </w:rPr>
        <w:t xml:space="preserve"> stick is used like a joystick to induce cursor</w:t>
      </w:r>
      <w:r w:rsidR="008672A7" w:rsidRPr="00C305C0">
        <w:rPr>
          <w:lang w:val="en-US"/>
        </w:rPr>
        <w:fldChar w:fldCharType="begin"/>
      </w:r>
      <w:r w:rsidR="008672A7" w:rsidRPr="00C305C0">
        <w:rPr>
          <w:lang w:val="en-US"/>
        </w:rPr>
        <w:instrText xml:space="preserve"> XE "</w:instrText>
      </w:r>
      <w:r w:rsidR="005334B9" w:rsidRPr="00C305C0">
        <w:rPr>
          <w:lang w:val="en-US"/>
        </w:rPr>
        <w:instrText>C</w:instrText>
      </w:r>
      <w:r w:rsidR="008672A7" w:rsidRPr="00C305C0">
        <w:rPr>
          <w:lang w:val="en-US"/>
        </w:rPr>
        <w:instrText xml:space="preserve">ursor" </w:instrText>
      </w:r>
      <w:r w:rsidR="008672A7" w:rsidRPr="00C305C0">
        <w:rPr>
          <w:lang w:val="en-US"/>
        </w:rPr>
        <w:fldChar w:fldCharType="end"/>
      </w:r>
      <w:r w:rsidRPr="00C305C0">
        <w:rPr>
          <w:lang w:val="en-US"/>
        </w:rPr>
        <w:t xml:space="preserve"> movements. However, stick movements can also be reassigned to other function</w:t>
      </w:r>
      <w:r w:rsidR="003C00E3">
        <w:rPr>
          <w:lang w:val="en-US"/>
        </w:rPr>
        <w:t>s</w:t>
      </w:r>
      <w:r w:rsidRPr="00C305C0">
        <w:rPr>
          <w:lang w:val="en-US"/>
        </w:rPr>
        <w:t xml:space="preserve">, such as pressing the key ‘A’ when the stick is pushed up. </w:t>
      </w:r>
    </w:p>
    <w:p w:rsidR="00CD350E" w:rsidRPr="00C305C0" w:rsidRDefault="00CD350E" w:rsidP="003C00E3">
      <w:pPr>
        <w:rPr>
          <w:lang w:val="en-US"/>
        </w:rPr>
      </w:pPr>
      <w:r w:rsidRPr="00C305C0">
        <w:rPr>
          <w:lang w:val="en-US"/>
        </w:rPr>
        <w:t xml:space="preserve">To continue using the </w:t>
      </w:r>
      <w:proofErr w:type="spellStart"/>
      <w:r w:rsidR="008A2394">
        <w:rPr>
          <w:lang w:val="en-US"/>
        </w:rPr>
        <w:t>FLipMouse</w:t>
      </w:r>
      <w:proofErr w:type="spellEnd"/>
      <w:r w:rsidRPr="00C305C0">
        <w:rPr>
          <w:lang w:val="en-US"/>
        </w:rPr>
        <w:t xml:space="preserve"> stick for</w:t>
      </w:r>
      <w:r w:rsidR="00947219" w:rsidRPr="00C305C0">
        <w:rPr>
          <w:lang w:val="en-US"/>
        </w:rPr>
        <w:t xml:space="preserve"> cursor movements, make sure “Use Stick for Cursor Movement” is selected, as in the </w:t>
      </w:r>
      <w:r w:rsidR="003C00E3">
        <w:rPr>
          <w:lang w:val="en-US"/>
        </w:rPr>
        <w:t>image</w:t>
      </w:r>
      <w:r w:rsidR="00947219" w:rsidRPr="00C305C0">
        <w:rPr>
          <w:lang w:val="en-US"/>
        </w:rPr>
        <w:t xml:space="preserve"> below. If you would like to assign alternative actions to the stick, please select the “Use Stick for Alternative Actions” option by clicking on the appropriate text or the circle on the left side of the text. </w:t>
      </w:r>
      <w:r w:rsidRPr="00C305C0">
        <w:rPr>
          <w:lang w:val="en-US"/>
        </w:rPr>
        <w:t xml:space="preserve"> </w:t>
      </w:r>
    </w:p>
    <w:p w:rsidR="009B5F68" w:rsidRPr="00C305C0" w:rsidRDefault="009B5F68" w:rsidP="00947219">
      <w:pPr>
        <w:jc w:val="center"/>
        <w:rPr>
          <w:lang w:val="en-US" w:eastAsia="en-US" w:bidi="he-IL"/>
        </w:rPr>
      </w:pPr>
    </w:p>
    <w:p w:rsidR="00947219" w:rsidRPr="00C305C0" w:rsidRDefault="003C00E3" w:rsidP="00947219">
      <w:pPr>
        <w:jc w:val="center"/>
        <w:rPr>
          <w:lang w:val="en-US"/>
        </w:rPr>
      </w:pPr>
      <w:r>
        <w:rPr>
          <w:noProof/>
        </w:rPr>
        <mc:AlternateContent>
          <mc:Choice Requires="wps">
            <w:drawing>
              <wp:anchor distT="0" distB="0" distL="114300" distR="114300" simplePos="0" relativeHeight="251776000" behindDoc="0" locked="0" layoutInCell="1" allowOverlap="1" wp14:anchorId="07051963" wp14:editId="69AB96DF">
                <wp:simplePos x="0" y="0"/>
                <wp:positionH relativeFrom="column">
                  <wp:posOffset>2737485</wp:posOffset>
                </wp:positionH>
                <wp:positionV relativeFrom="paragraph">
                  <wp:posOffset>1307465</wp:posOffset>
                </wp:positionV>
                <wp:extent cx="1409701" cy="1123951"/>
                <wp:effectExtent l="38100" t="38100" r="19050" b="19050"/>
                <wp:wrapNone/>
                <wp:docPr id="376" name="Straight Arrow Connector 376"/>
                <wp:cNvGraphicFramePr/>
                <a:graphic xmlns:a="http://schemas.openxmlformats.org/drawingml/2006/main">
                  <a:graphicData uri="http://schemas.microsoft.com/office/word/2010/wordprocessingShape">
                    <wps:wsp>
                      <wps:cNvCnPr/>
                      <wps:spPr>
                        <a:xfrm flipH="1" flipV="1">
                          <a:off x="0" y="0"/>
                          <a:ext cx="1409701" cy="1123951"/>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6" o:spid="_x0000_s1026" type="#_x0000_t32" style="position:absolute;margin-left:215.55pt;margin-top:102.95pt;width:111pt;height:88.5pt;flip:x 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" strokecolor="red" strokeweight="1.5pt">
                <v:stroke endarrow="open"/>
              </v:shape>
            </w:pict>
          </mc:Fallback>
        </mc:AlternateContent>
      </w:r>
      <w:r>
        <w:rPr>
          <w:noProof/>
        </w:rPr>
        <mc:AlternateContent>
          <mc:Choice Requires="wps">
            <w:drawing>
              <wp:anchor distT="0" distB="0" distL="114300" distR="114300" simplePos="0" relativeHeight="251773952" behindDoc="0" locked="0" layoutInCell="1" allowOverlap="1" wp14:anchorId="76C7D3C8" wp14:editId="6B1499A3">
                <wp:simplePos x="0" y="0"/>
                <wp:positionH relativeFrom="column">
                  <wp:posOffset>1927860</wp:posOffset>
                </wp:positionH>
                <wp:positionV relativeFrom="paragraph">
                  <wp:posOffset>1926590</wp:posOffset>
                </wp:positionV>
                <wp:extent cx="2066925" cy="542925"/>
                <wp:effectExtent l="38100" t="57150" r="28575" b="28575"/>
                <wp:wrapNone/>
                <wp:docPr id="375" name="Straight Arrow Connector 375"/>
                <wp:cNvGraphicFramePr/>
                <a:graphic xmlns:a="http://schemas.openxmlformats.org/drawingml/2006/main">
                  <a:graphicData uri="http://schemas.microsoft.com/office/word/2010/wordprocessingShape">
                    <wps:wsp>
                      <wps:cNvCnPr/>
                      <wps:spPr>
                        <a:xfrm flipH="1" flipV="1">
                          <a:off x="0" y="0"/>
                          <a:ext cx="2066925" cy="54292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75" o:spid="_x0000_s1026" type="#_x0000_t32" style="position:absolute;margin-left:151.8pt;margin-top:151.7pt;width:162.75pt;height:42.75pt;flip:x y;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" strokecolor="red" strokeweight="1.5pt">
                <v:stroke endarrow="open"/>
              </v:shape>
            </w:pict>
          </mc:Fallback>
        </mc:AlternateContent>
      </w:r>
      <w:r w:rsidRPr="003C00E3">
        <w:rPr>
          <w:noProof/>
        </w:rPr>
        <mc:AlternateContent>
          <mc:Choice Requires="wps">
            <w:drawing>
              <wp:anchor distT="0" distB="0" distL="114300" distR="114300" simplePos="0" relativeHeight="251777024" behindDoc="0" locked="0" layoutInCell="1" allowOverlap="1" wp14:anchorId="1056F755" wp14:editId="735B27C1">
                <wp:simplePos x="0" y="0"/>
                <wp:positionH relativeFrom="column">
                  <wp:posOffset>3993515</wp:posOffset>
                </wp:positionH>
                <wp:positionV relativeFrom="paragraph">
                  <wp:posOffset>2423160</wp:posOffset>
                </wp:positionV>
                <wp:extent cx="2314575" cy="1403985"/>
                <wp:effectExtent l="0" t="0" r="28575" b="15875"/>
                <wp:wrapNone/>
                <wp:docPr id="3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1403985"/>
                        </a:xfrm>
                        <a:prstGeom prst="rect">
                          <a:avLst/>
                        </a:prstGeom>
                        <a:solidFill>
                          <a:srgbClr val="FFFFFF"/>
                        </a:solidFill>
                        <a:ln w="9525">
                          <a:solidFill>
                            <a:srgbClr val="000000"/>
                          </a:solidFill>
                          <a:miter lim="800000"/>
                          <a:headEnd/>
                          <a:tailEnd/>
                        </a:ln>
                      </wps:spPr>
                      <wps:txbx>
                        <w:txbxContent>
                          <w:p w:rsidR="00FA1022" w:rsidRPr="0067594E" w:rsidRDefault="00FA1022" w:rsidP="003C00E3">
                            <w:pPr>
                              <w:rPr>
                                <w:lang w:val="en-US"/>
                              </w:rPr>
                            </w:pPr>
                            <w:r w:rsidRPr="0067594E">
                              <w:rPr>
                                <w:lang w:val="en-US"/>
                              </w:rPr>
                              <w:t xml:space="preserve">Drag the thumbs of the scroll bars to change the speed and </w:t>
                            </w:r>
                            <w:proofErr w:type="spellStart"/>
                            <w:r w:rsidRPr="0067594E">
                              <w:rPr>
                                <w:lang w:val="en-US"/>
                              </w:rPr>
                              <w:t>deadzone</w:t>
                            </w:r>
                            <w:proofErr w:type="spellEnd"/>
                            <w:r w:rsidRPr="0067594E">
                              <w:rPr>
                                <w:lang w:val="en-US"/>
                              </w:rPr>
                              <w:t xml:space="preserve"> of the </w:t>
                            </w:r>
                            <w:proofErr w:type="spellStart"/>
                            <w:r w:rsidRPr="0067594E">
                              <w:rPr>
                                <w:lang w:val="en-US"/>
                              </w:rPr>
                              <w:t>FLipMouse</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4" type="#_x0000_t202" style="position:absolute;left:0;text-align:left;margin-left:314.45pt;margin-top:190.8pt;width:182.25pt;height:110.55pt;z-index:2517770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">
                <v:textbox style="mso-fit-shape-to-text:t">
                  <w:txbxContent>
                    <w:p w:rsidR="00FA1022" w:rsidRPr="0067594E" w:rsidRDefault="00FA1022" w:rsidP="003C00E3">
                      <w:pPr>
                        <w:rPr>
                          <w:lang w:val="en-US"/>
                        </w:rPr>
                      </w:pPr>
                      <w:r w:rsidRPr="0067594E">
                        <w:rPr>
                          <w:lang w:val="en-US"/>
                        </w:rPr>
                        <w:t xml:space="preserve">Drag the thumbs of the scroll bars to change the speed and </w:t>
                      </w:r>
                      <w:proofErr w:type="spellStart"/>
                      <w:r w:rsidRPr="0067594E">
                        <w:rPr>
                          <w:lang w:val="en-US"/>
                        </w:rPr>
                        <w:t>deadzone</w:t>
                      </w:r>
                      <w:proofErr w:type="spellEnd"/>
                      <w:r w:rsidRPr="0067594E">
                        <w:rPr>
                          <w:lang w:val="en-US"/>
                        </w:rPr>
                        <w:t xml:space="preserve"> of the </w:t>
                      </w:r>
                      <w:proofErr w:type="spellStart"/>
                      <w:r w:rsidRPr="0067594E">
                        <w:rPr>
                          <w:lang w:val="en-US"/>
                        </w:rPr>
                        <w:t>FLipMouse</w:t>
                      </w:r>
                      <w:proofErr w:type="spellEnd"/>
                    </w:p>
                  </w:txbxContent>
                </v:textbox>
              </v:shape>
            </w:pict>
          </mc:Fallback>
        </mc:AlternateContent>
      </w:r>
      <w:r w:rsidR="009B5F68" w:rsidRPr="00C305C0">
        <w:rPr>
          <w:noProof/>
        </w:rPr>
        <w:drawing>
          <wp:inline distT="0" distB="0" distL="0" distR="0" wp14:anchorId="0B1119F1" wp14:editId="2A1CEB93">
            <wp:extent cx="5480993" cy="287655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EC6E.tmp"/>
                    <pic:cNvPicPr/>
                  </pic:nvPicPr>
                  <pic:blipFill rotWithShape="1">
                    <a:blip r:embed="rId27">
                      <a:extLst>
                        <a:ext uri="{28A0092B-C50C-407E-A947-70E740481C1C}">
                          <a14:useLocalDpi xmlns:a14="http://schemas.microsoft.com/office/drawing/2010/main" val="0"/>
                        </a:ext>
                      </a:extLst>
                    </a:blip>
                    <a:srcRect l="6385" t="17377" r="5763" b="34084"/>
                    <a:stretch/>
                  </pic:blipFill>
                  <pic:spPr bwMode="auto">
                    <a:xfrm>
                      <a:off x="0" y="0"/>
                      <a:ext cx="5485653" cy="2878996"/>
                    </a:xfrm>
                    <a:prstGeom prst="rect">
                      <a:avLst/>
                    </a:prstGeom>
                    <a:ln>
                      <a:noFill/>
                    </a:ln>
                    <a:extLst>
                      <a:ext uri="{53640926-AAD7-44D8-BBD7-CCE9431645EC}">
                        <a14:shadowObscured xmlns:a14="http://schemas.microsoft.com/office/drawing/2010/main"/>
                      </a:ext>
                    </a:extLst>
                  </pic:spPr>
                </pic:pic>
              </a:graphicData>
            </a:graphic>
          </wp:inline>
        </w:drawing>
      </w:r>
    </w:p>
    <w:p w:rsidR="00D27A9E" w:rsidRPr="00C305C0" w:rsidRDefault="00D27A9E" w:rsidP="00D27A9E">
      <w:pPr>
        <w:rPr>
          <w:lang w:val="en-US"/>
        </w:rPr>
      </w:pPr>
    </w:p>
    <w:p w:rsidR="00D27A9E" w:rsidRPr="00C305C0" w:rsidRDefault="00D27A9E" w:rsidP="00D27A9E">
      <w:pPr>
        <w:pStyle w:val="berschrift4"/>
        <w:rPr>
          <w:lang w:val="en-US"/>
        </w:rPr>
      </w:pPr>
      <w:r w:rsidRPr="00C305C0">
        <w:rPr>
          <w:lang w:val="en-US"/>
        </w:rPr>
        <w:t>Speed</w:t>
      </w:r>
    </w:p>
    <w:p w:rsidR="00D27A9E" w:rsidRPr="00C305C0" w:rsidRDefault="004545FC" w:rsidP="005334B9">
      <w:pPr>
        <w:rPr>
          <w:lang w:val="en-US"/>
        </w:rPr>
      </w:pPr>
      <w:r w:rsidRPr="00C305C0">
        <w:rPr>
          <w:lang w:val="en-US"/>
        </w:rPr>
        <w:t>When using the stick for cursor</w:t>
      </w:r>
      <w:r w:rsidRPr="00C305C0">
        <w:rPr>
          <w:lang w:val="en-US"/>
        </w:rPr>
        <w:fldChar w:fldCharType="begin"/>
      </w:r>
      <w:r w:rsidRPr="00C305C0">
        <w:rPr>
          <w:lang w:val="en-US"/>
        </w:rPr>
        <w:instrText xml:space="preserve"> XE "</w:instrText>
      </w:r>
      <w:r w:rsidR="005334B9" w:rsidRPr="00C305C0">
        <w:rPr>
          <w:lang w:val="en-US"/>
        </w:rPr>
        <w:instrText>C</w:instrText>
      </w:r>
      <w:r w:rsidRPr="00C305C0">
        <w:rPr>
          <w:lang w:val="en-US"/>
        </w:rPr>
        <w:instrText xml:space="preserve">ursor" </w:instrText>
      </w:r>
      <w:r w:rsidRPr="00C305C0">
        <w:rPr>
          <w:lang w:val="en-US"/>
        </w:rPr>
        <w:fldChar w:fldCharType="end"/>
      </w:r>
      <w:r w:rsidRPr="00C305C0">
        <w:rPr>
          <w:lang w:val="en-US"/>
        </w:rPr>
        <w:t xml:space="preserve"> movement, the cursor can be moved at different speeds. The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Pr="00C305C0">
        <w:rPr>
          <w:lang w:val="en-US"/>
        </w:rPr>
        <w:t xml:space="preserve"> scroll bar </w:t>
      </w:r>
      <w:r w:rsidR="001E61F4" w:rsidRPr="00C305C0">
        <w:rPr>
          <w:lang w:val="en-US"/>
        </w:rPr>
        <w:t>displays</w:t>
      </w:r>
      <w:r w:rsidRPr="00C305C0">
        <w:rPr>
          <w:lang w:val="en-US"/>
        </w:rPr>
        <w:t xml:space="preserve"> the selected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Pr="00C305C0">
        <w:rPr>
          <w:lang w:val="en-US"/>
        </w:rPr>
        <w:t xml:space="preserve"> for the </w:t>
      </w:r>
      <w:proofErr w:type="spellStart"/>
      <w:r w:rsidR="008A2394">
        <w:rPr>
          <w:lang w:val="en-US"/>
        </w:rPr>
        <w:t>FLipMouse</w:t>
      </w:r>
      <w:proofErr w:type="spellEnd"/>
      <w:r w:rsidR="001E61F4" w:rsidRPr="00C305C0">
        <w:rPr>
          <w:lang w:val="en-US"/>
        </w:rPr>
        <w:t xml:space="preserve"> and it is also represented by a number on the top right of the scroll bar.</w:t>
      </w:r>
      <w:r w:rsidRPr="00C305C0">
        <w:rPr>
          <w:lang w:val="en-US"/>
        </w:rPr>
        <w:t xml:space="preserve"> </w:t>
      </w:r>
      <w:r w:rsidR="001E61F4" w:rsidRPr="00C305C0">
        <w:rPr>
          <w:lang w:val="en-US"/>
        </w:rPr>
        <w:t xml:space="preserve"> A </w:t>
      </w:r>
      <w:r w:rsidRPr="00C305C0">
        <w:rPr>
          <w:lang w:val="en-US"/>
        </w:rPr>
        <w:t>smaller value results in slower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Pr="00C305C0">
        <w:rPr>
          <w:lang w:val="en-US"/>
        </w:rPr>
        <w:t>, and a larger value results in faster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Pr="00C305C0">
        <w:rPr>
          <w:lang w:val="en-US"/>
        </w:rPr>
        <w:t xml:space="preserve">. </w:t>
      </w:r>
      <w:r w:rsidR="00885A81" w:rsidRPr="00C305C0">
        <w:rPr>
          <w:lang w:val="en-US"/>
        </w:rPr>
        <w:t>To change the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00885A81" w:rsidRPr="00C305C0">
        <w:rPr>
          <w:lang w:val="en-US"/>
        </w:rPr>
        <w:t>, click and drag the thumb to the left for slower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00885A81" w:rsidRPr="00C305C0">
        <w:rPr>
          <w:lang w:val="en-US"/>
        </w:rPr>
        <w:t xml:space="preserve"> and right for higher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00885A81" w:rsidRPr="00C305C0">
        <w:rPr>
          <w:lang w:val="en-US"/>
        </w:rPr>
        <w:t xml:space="preserve">. </w:t>
      </w:r>
    </w:p>
    <w:p w:rsidR="00D27A9E" w:rsidRPr="00C305C0" w:rsidRDefault="00D27A9E" w:rsidP="00D27A9E">
      <w:pPr>
        <w:pStyle w:val="berschrift4"/>
        <w:rPr>
          <w:lang w:val="en-US"/>
        </w:rPr>
      </w:pPr>
      <w:proofErr w:type="spellStart"/>
      <w:r w:rsidRPr="00C305C0">
        <w:rPr>
          <w:lang w:val="en-US"/>
        </w:rPr>
        <w:lastRenderedPageBreak/>
        <w:t>Deadzone</w:t>
      </w:r>
      <w:proofErr w:type="spellEnd"/>
    </w:p>
    <w:p w:rsidR="00D27A9E" w:rsidRPr="00C305C0" w:rsidRDefault="001839D8" w:rsidP="003C00E3">
      <w:pPr>
        <w:rPr>
          <w:lang w:val="en-US"/>
        </w:rPr>
      </w:pPr>
      <w:r w:rsidRPr="00C305C0">
        <w:rPr>
          <w:lang w:val="en-US"/>
        </w:rPr>
        <w:t xml:space="preserve">The </w:t>
      </w:r>
      <w:proofErr w:type="spellStart"/>
      <w:r w:rsidRPr="00C305C0">
        <w:rPr>
          <w:lang w:val="en-US"/>
        </w:rPr>
        <w:t>deadzone</w:t>
      </w:r>
      <w:proofErr w:type="spellEnd"/>
      <w:r w:rsidRPr="00C305C0">
        <w:rPr>
          <w:lang w:val="en-US"/>
        </w:rPr>
        <w:t xml:space="preserve"> </w:t>
      </w:r>
      <w:r w:rsidR="004545FC" w:rsidRPr="00C305C0">
        <w:rPr>
          <w:lang w:val="en-US"/>
        </w:rPr>
        <w:t>of a</w:t>
      </w:r>
      <w:r w:rsidRPr="00C305C0">
        <w:rPr>
          <w:lang w:val="en-US"/>
        </w:rPr>
        <w:t xml:space="preserve"> </w:t>
      </w:r>
      <w:proofErr w:type="spellStart"/>
      <w:r w:rsidR="008A2394">
        <w:rPr>
          <w:lang w:val="en-US"/>
        </w:rPr>
        <w:t>FLipMouse</w:t>
      </w:r>
      <w:proofErr w:type="spellEnd"/>
      <w:r w:rsidRPr="00C305C0">
        <w:rPr>
          <w:lang w:val="en-US"/>
        </w:rPr>
        <w:t xml:space="preserve"> </w:t>
      </w:r>
      <w:r w:rsidR="004545FC" w:rsidRPr="00C305C0">
        <w:rPr>
          <w:lang w:val="en-US"/>
        </w:rPr>
        <w:t>changes the sensitivity of the stick movements</w:t>
      </w:r>
      <w:r w:rsidRPr="00C305C0">
        <w:rPr>
          <w:lang w:val="en-US"/>
        </w:rPr>
        <w:t xml:space="preserve">. When the </w:t>
      </w:r>
      <w:proofErr w:type="spellStart"/>
      <w:r w:rsidRPr="00C305C0">
        <w:rPr>
          <w:lang w:val="en-US"/>
        </w:rPr>
        <w:t>deadzone</w:t>
      </w:r>
      <w:proofErr w:type="spellEnd"/>
      <w:r w:rsidRPr="00C305C0">
        <w:rPr>
          <w:lang w:val="en-US"/>
        </w:rPr>
        <w:t xml:space="preserve"> value is very low, very slight stick movements can cause cursor move</w:t>
      </w:r>
      <w:r w:rsidR="004545FC" w:rsidRPr="00C305C0">
        <w:rPr>
          <w:lang w:val="en-US"/>
        </w:rPr>
        <w:t xml:space="preserve">ment, </w:t>
      </w:r>
      <w:r w:rsidRPr="00C305C0">
        <w:rPr>
          <w:lang w:val="en-US"/>
        </w:rPr>
        <w:t xml:space="preserve">or </w:t>
      </w:r>
      <w:r w:rsidR="004545FC" w:rsidRPr="00C305C0">
        <w:rPr>
          <w:lang w:val="en-US"/>
        </w:rPr>
        <w:t xml:space="preserve">execute an assigned alternative function if “Use stick for alternative function” is selected. If the default sensitivity is too strong, the </w:t>
      </w:r>
      <w:proofErr w:type="spellStart"/>
      <w:r w:rsidR="004545FC" w:rsidRPr="00C305C0">
        <w:rPr>
          <w:lang w:val="en-US"/>
        </w:rPr>
        <w:t>deadzone</w:t>
      </w:r>
      <w:proofErr w:type="spellEnd"/>
      <w:r w:rsidR="004545FC" w:rsidRPr="00C305C0">
        <w:rPr>
          <w:lang w:val="en-US"/>
        </w:rPr>
        <w:t xml:space="preserve"> may be increased so that a greater stick movement will be necessary to cause cursor movement. </w:t>
      </w:r>
      <w:r w:rsidR="001E61F4" w:rsidRPr="00C305C0">
        <w:rPr>
          <w:lang w:val="en-US"/>
        </w:rPr>
        <w:t xml:space="preserve">Changing the </w:t>
      </w:r>
      <w:proofErr w:type="spellStart"/>
      <w:r w:rsidR="001E61F4" w:rsidRPr="00C305C0">
        <w:rPr>
          <w:lang w:val="en-US"/>
        </w:rPr>
        <w:t>deadzone</w:t>
      </w:r>
      <w:proofErr w:type="spellEnd"/>
      <w:r w:rsidR="001E61F4" w:rsidRPr="00C305C0">
        <w:rPr>
          <w:lang w:val="en-US"/>
        </w:rPr>
        <w:t xml:space="preserve"> is similar to changing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001E61F4" w:rsidRPr="00C305C0">
        <w:rPr>
          <w:lang w:val="en-US"/>
        </w:rPr>
        <w:t xml:space="preserve">. Click and drag the thumb of the scroll bar to the left for smaller </w:t>
      </w:r>
      <w:proofErr w:type="spellStart"/>
      <w:r w:rsidR="001E61F4" w:rsidRPr="00C305C0">
        <w:rPr>
          <w:lang w:val="en-US"/>
        </w:rPr>
        <w:t>deadzone</w:t>
      </w:r>
      <w:proofErr w:type="spellEnd"/>
      <w:r w:rsidR="001E61F4" w:rsidRPr="00C305C0">
        <w:rPr>
          <w:lang w:val="en-US"/>
        </w:rPr>
        <w:t xml:space="preserve"> and right for a bigger </w:t>
      </w:r>
      <w:proofErr w:type="spellStart"/>
      <w:r w:rsidR="001E61F4" w:rsidRPr="00C305C0">
        <w:rPr>
          <w:lang w:val="en-US"/>
        </w:rPr>
        <w:t>deadzone</w:t>
      </w:r>
      <w:proofErr w:type="spellEnd"/>
      <w:r w:rsidR="001E61F4" w:rsidRPr="00C305C0">
        <w:rPr>
          <w:lang w:val="en-US"/>
        </w:rPr>
        <w:t>.</w:t>
      </w:r>
    </w:p>
    <w:p w:rsidR="009B5F68" w:rsidRPr="00C305C0" w:rsidRDefault="009B5F68" w:rsidP="009B5F68">
      <w:pPr>
        <w:rPr>
          <w:lang w:val="en-US"/>
        </w:rPr>
      </w:pPr>
    </w:p>
    <w:p w:rsidR="009B5F68" w:rsidRPr="00C305C0" w:rsidRDefault="009B5F68" w:rsidP="009B5F68">
      <w:pPr>
        <w:pStyle w:val="berschrift4"/>
        <w:rPr>
          <w:lang w:val="en-US"/>
        </w:rPr>
      </w:pPr>
      <w:r w:rsidRPr="00C305C0">
        <w:rPr>
          <w:lang w:val="en-US"/>
        </w:rPr>
        <w:t>Split horizontal and vertical</w:t>
      </w:r>
    </w:p>
    <w:p w:rsidR="009B5F68" w:rsidRPr="00C305C0" w:rsidRDefault="008C50D2" w:rsidP="008C50D2">
      <w:pPr>
        <w:rPr>
          <w:lang w:val="en-US"/>
        </w:rPr>
      </w:pPr>
      <w:r w:rsidRPr="00C305C0">
        <w:rPr>
          <w:lang w:val="en-US"/>
        </w:rPr>
        <w:t>Moving the cursor on the computer is possible both horizontally (left or right movements, also known as x axis) or vertically (up or down movements, also known as y axis). The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Pr="00C305C0">
        <w:rPr>
          <w:lang w:val="en-US"/>
        </w:rPr>
        <w:t xml:space="preserve"> and </w:t>
      </w:r>
      <w:proofErr w:type="spellStart"/>
      <w:r w:rsidRPr="00C305C0">
        <w:rPr>
          <w:lang w:val="en-US"/>
        </w:rPr>
        <w:t>deadzone</w:t>
      </w:r>
      <w:proofErr w:type="spellEnd"/>
      <w:r w:rsidRPr="00C305C0">
        <w:rPr>
          <w:lang w:val="en-US"/>
        </w:rPr>
        <w:t xml:space="preserve"> values for horizontal or vertical movements can be individually changed. In order to do that, you may select to split the features by clicking on “split horizontal and vertical”, as shown below. </w:t>
      </w:r>
    </w:p>
    <w:p w:rsidR="008C50D2" w:rsidRPr="00C305C0" w:rsidRDefault="003C00E3" w:rsidP="008C50D2">
      <w:pPr>
        <w:rPr>
          <w:lang w:val="en-US"/>
        </w:rPr>
      </w:pPr>
      <w:r>
        <w:rPr>
          <w:noProof/>
        </w:rPr>
        <mc:AlternateContent>
          <mc:Choice Requires="wps">
            <w:drawing>
              <wp:anchor distT="0" distB="0" distL="114300" distR="114300" simplePos="0" relativeHeight="251778048" behindDoc="0" locked="0" layoutInCell="1" allowOverlap="1" wp14:anchorId="328622A5" wp14:editId="5EEBEF47">
                <wp:simplePos x="0" y="0"/>
                <wp:positionH relativeFrom="column">
                  <wp:posOffset>3432810</wp:posOffset>
                </wp:positionH>
                <wp:positionV relativeFrom="paragraph">
                  <wp:posOffset>1895475</wp:posOffset>
                </wp:positionV>
                <wp:extent cx="495300" cy="485775"/>
                <wp:effectExtent l="0" t="0" r="76200" b="47625"/>
                <wp:wrapNone/>
                <wp:docPr id="377" name="Straight Arrow Connector 377"/>
                <wp:cNvGraphicFramePr/>
                <a:graphic xmlns:a="http://schemas.openxmlformats.org/drawingml/2006/main">
                  <a:graphicData uri="http://schemas.microsoft.com/office/word/2010/wordprocessingShape">
                    <wps:wsp>
                      <wps:cNvCnPr/>
                      <wps:spPr>
                        <a:xfrm>
                          <a:off x="0" y="0"/>
                          <a:ext cx="495300" cy="48577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7" o:spid="_x0000_s1026" type="#_x0000_t32" style="position:absolute;margin-left:270.3pt;margin-top:149.25pt;width:39pt;height:38.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" strokecolor="red" strokeweight="1.5pt">
                <v:stroke endarrow="open"/>
              </v:shape>
            </w:pict>
          </mc:Fallback>
        </mc:AlternateContent>
      </w:r>
      <w:r w:rsidR="006539C0" w:rsidRPr="00C305C0">
        <w:rPr>
          <w:noProof/>
        </w:rPr>
        <w:drawing>
          <wp:inline distT="0" distB="0" distL="0" distR="0" wp14:anchorId="1C4760BE" wp14:editId="79572CB7">
            <wp:extent cx="5658640" cy="298174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44193F.tmp"/>
                    <pic:cNvPicPr/>
                  </pic:nvPicPr>
                  <pic:blipFill>
                    <a:blip r:embed="rId35">
                      <a:extLst>
                        <a:ext uri="{28A0092B-C50C-407E-A947-70E740481C1C}">
                          <a14:useLocalDpi xmlns:a14="http://schemas.microsoft.com/office/drawing/2010/main" val="0"/>
                        </a:ext>
                      </a:extLst>
                    </a:blip>
                    <a:stretch>
                      <a:fillRect/>
                    </a:stretch>
                  </pic:blipFill>
                  <pic:spPr>
                    <a:xfrm>
                      <a:off x="0" y="0"/>
                      <a:ext cx="5658640" cy="2981741"/>
                    </a:xfrm>
                    <a:prstGeom prst="rect">
                      <a:avLst/>
                    </a:prstGeom>
                  </pic:spPr>
                </pic:pic>
              </a:graphicData>
            </a:graphic>
          </wp:inline>
        </w:drawing>
      </w:r>
    </w:p>
    <w:p w:rsidR="00390A44" w:rsidRPr="00C305C0" w:rsidRDefault="00390A44" w:rsidP="008C50D2">
      <w:pPr>
        <w:rPr>
          <w:lang w:val="en-US"/>
        </w:rPr>
      </w:pPr>
    </w:p>
    <w:p w:rsidR="008C50D2" w:rsidRPr="00C305C0" w:rsidRDefault="008C50D2" w:rsidP="008C50D2">
      <w:pPr>
        <w:rPr>
          <w:lang w:val="en-US"/>
        </w:rPr>
      </w:pPr>
      <w:r w:rsidRPr="00C305C0">
        <w:rPr>
          <w:lang w:val="en-US"/>
        </w:rPr>
        <w:t xml:space="preserve">If you decide that splitting the horizontal and vertical movements is not necessary, simply unselect </w:t>
      </w:r>
      <w:r w:rsidR="0095512E" w:rsidRPr="00C305C0">
        <w:rPr>
          <w:lang w:val="en-US"/>
        </w:rPr>
        <w:t>“split horizontal and vertical”, and the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0095512E" w:rsidRPr="00C305C0">
        <w:rPr>
          <w:lang w:val="en-US"/>
        </w:rPr>
        <w:t xml:space="preserve"> and </w:t>
      </w:r>
      <w:proofErr w:type="spellStart"/>
      <w:r w:rsidR="0095512E" w:rsidRPr="00C305C0">
        <w:rPr>
          <w:lang w:val="en-US"/>
        </w:rPr>
        <w:t>deadzone</w:t>
      </w:r>
      <w:proofErr w:type="spellEnd"/>
      <w:r w:rsidR="0095512E" w:rsidRPr="00C305C0">
        <w:rPr>
          <w:lang w:val="en-US"/>
        </w:rPr>
        <w:t xml:space="preserve"> will go back to the default state. </w:t>
      </w:r>
    </w:p>
    <w:p w:rsidR="009B5F68" w:rsidRPr="00C305C0" w:rsidRDefault="009B5F68" w:rsidP="009B5F68">
      <w:pPr>
        <w:rPr>
          <w:lang w:val="en-US"/>
        </w:rPr>
      </w:pPr>
    </w:p>
    <w:p w:rsidR="00D27A9E" w:rsidRPr="00C305C0" w:rsidRDefault="00D27A9E" w:rsidP="00D27A9E">
      <w:pPr>
        <w:pStyle w:val="berschrift4"/>
        <w:rPr>
          <w:lang w:val="en-US"/>
        </w:rPr>
      </w:pPr>
      <w:r w:rsidRPr="00C305C0">
        <w:rPr>
          <w:lang w:val="en-US"/>
        </w:rPr>
        <w:t>Middle point calibration</w:t>
      </w:r>
    </w:p>
    <w:p w:rsidR="00C20B5D" w:rsidRPr="00C305C0" w:rsidRDefault="008672A7" w:rsidP="005334B9">
      <w:pPr>
        <w:pStyle w:val="berschrift5"/>
        <w:rPr>
          <w:lang w:val="en-US"/>
        </w:rPr>
      </w:pPr>
      <w:r w:rsidRPr="00C305C0">
        <w:rPr>
          <w:lang w:val="en-US"/>
        </w:rPr>
        <w:t>When using the stick for cursor</w:t>
      </w:r>
      <w:r w:rsidRPr="00C305C0">
        <w:rPr>
          <w:lang w:val="en-US"/>
        </w:rPr>
        <w:fldChar w:fldCharType="begin"/>
      </w:r>
      <w:r w:rsidRPr="00C305C0">
        <w:rPr>
          <w:lang w:val="en-US"/>
        </w:rPr>
        <w:instrText xml:space="preserve"> XE "</w:instrText>
      </w:r>
      <w:r w:rsidR="005334B9" w:rsidRPr="00C305C0">
        <w:rPr>
          <w:lang w:val="en-US"/>
        </w:rPr>
        <w:instrText>C</w:instrText>
      </w:r>
      <w:r w:rsidRPr="00C305C0">
        <w:rPr>
          <w:lang w:val="en-US"/>
        </w:rPr>
        <w:instrText xml:space="preserve">ursor" </w:instrText>
      </w:r>
      <w:r w:rsidRPr="00C305C0">
        <w:rPr>
          <w:lang w:val="en-US"/>
        </w:rPr>
        <w:fldChar w:fldCharType="end"/>
      </w:r>
      <w:r w:rsidRPr="00C305C0">
        <w:rPr>
          <w:lang w:val="en-US"/>
        </w:rPr>
        <w:t xml:space="preserve"> movement, the cursor should stay in place when the </w:t>
      </w:r>
      <w:proofErr w:type="spellStart"/>
      <w:r w:rsidR="008A2394">
        <w:rPr>
          <w:lang w:val="en-US"/>
        </w:rPr>
        <w:t>FLipMouse</w:t>
      </w:r>
      <w:proofErr w:type="spellEnd"/>
      <w:r w:rsidRPr="00C305C0">
        <w:rPr>
          <w:lang w:val="en-US"/>
        </w:rPr>
        <w:t xml:space="preserve"> is not used. Sometimes the rest position of the mouse may become inaccurate and cause unwanted cursor movements, even if the stick is not used. If the cursor starts moving wrongly, the middle point should be calibrated by pressing the “Calibrate</w:t>
      </w:r>
      <w:r w:rsidR="005334B9" w:rsidRPr="00C305C0">
        <w:rPr>
          <w:lang w:val="en-US"/>
        </w:rPr>
        <w:fldChar w:fldCharType="begin"/>
      </w:r>
      <w:r w:rsidR="005334B9" w:rsidRPr="00C305C0">
        <w:rPr>
          <w:lang w:val="en-US"/>
        </w:rPr>
        <w:instrText xml:space="preserve"> XE "Calibrate" </w:instrText>
      </w:r>
      <w:r w:rsidR="005334B9" w:rsidRPr="00C305C0">
        <w:rPr>
          <w:lang w:val="en-US"/>
        </w:rPr>
        <w:fldChar w:fldCharType="end"/>
      </w:r>
      <w:r w:rsidRPr="00C305C0">
        <w:rPr>
          <w:lang w:val="en-US"/>
        </w:rPr>
        <w:t xml:space="preserve"> Middle </w:t>
      </w:r>
      <w:r w:rsidRPr="00C305C0">
        <w:rPr>
          <w:lang w:val="en-US"/>
        </w:rPr>
        <w:lastRenderedPageBreak/>
        <w:t xml:space="preserve">Position” button. </w:t>
      </w:r>
      <w:r w:rsidR="005F3485" w:rsidRPr="00C305C0">
        <w:rPr>
          <w:lang w:val="en-US"/>
        </w:rPr>
        <w:t xml:space="preserve">Once you click on the “Calibrate Middle Position” button, please try not to move or touch the </w:t>
      </w:r>
      <w:proofErr w:type="spellStart"/>
      <w:r w:rsidR="008A2394">
        <w:rPr>
          <w:lang w:val="en-US"/>
        </w:rPr>
        <w:t>FLipMouse</w:t>
      </w:r>
      <w:proofErr w:type="spellEnd"/>
      <w:r w:rsidR="005F3485" w:rsidRPr="00C305C0">
        <w:rPr>
          <w:lang w:val="en-US"/>
        </w:rPr>
        <w:t xml:space="preserve"> stick, otherwise the calibration will be done incorrectly. When the button is clicked, the red </w:t>
      </w:r>
      <w:r w:rsidR="00C62ECF" w:rsidRPr="00C305C0">
        <w:rPr>
          <w:lang w:val="en-US"/>
        </w:rPr>
        <w:t xml:space="preserve">or rightmost LED light bulb will flash, following by flashing of all of the bulbs. This will last for two seconds, and the device will be calibrated once the bulbs stop flashing, two seconds after the calibration is initialized. </w:t>
      </w:r>
      <w:r w:rsidR="00C20B5D" w:rsidRPr="00C305C0">
        <w:rPr>
          <w:lang w:val="en-US"/>
        </w:rPr>
        <w:t xml:space="preserve">When the </w:t>
      </w:r>
      <w:proofErr w:type="spellStart"/>
      <w:r w:rsidR="008A2394">
        <w:rPr>
          <w:lang w:val="en-US"/>
        </w:rPr>
        <w:t>FLipMouse</w:t>
      </w:r>
      <w:proofErr w:type="spellEnd"/>
      <w:r w:rsidR="00C20B5D" w:rsidRPr="00C305C0">
        <w:rPr>
          <w:lang w:val="en-US"/>
        </w:rPr>
        <w:t xml:space="preserve"> is successfully calibrated, a confirmation message will appear in the activity log</w:t>
      </w:r>
      <w:r w:rsidR="00F41540">
        <w:rPr>
          <w:lang w:val="en-US"/>
        </w:rPr>
        <w:fldChar w:fldCharType="begin"/>
      </w:r>
      <w:r w:rsidR="00F41540" w:rsidRPr="0067594E">
        <w:rPr>
          <w:lang w:val="en-US"/>
        </w:rPr>
        <w:instrText xml:space="preserve"> XE "</w:instrText>
      </w:r>
      <w:r w:rsidR="00F41540" w:rsidRPr="008D098E">
        <w:rPr>
          <w:lang w:val="en-US"/>
        </w:rPr>
        <w:instrText xml:space="preserve">Activity </w:instrText>
      </w:r>
      <w:r w:rsidR="00F41540">
        <w:rPr>
          <w:lang w:val="en-US"/>
        </w:rPr>
        <w:instrText>L</w:instrText>
      </w:r>
      <w:r w:rsidR="00F41540" w:rsidRPr="008D098E">
        <w:rPr>
          <w:lang w:val="en-US"/>
        </w:rPr>
        <w:instrText>og</w:instrText>
      </w:r>
      <w:r w:rsidR="00F41540" w:rsidRPr="0067594E">
        <w:rPr>
          <w:lang w:val="en-US"/>
        </w:rPr>
        <w:instrText xml:space="preserve">" </w:instrText>
      </w:r>
      <w:r w:rsidR="00F41540">
        <w:rPr>
          <w:lang w:val="en-US"/>
        </w:rPr>
        <w:fldChar w:fldCharType="end"/>
      </w:r>
      <w:r w:rsidR="00C20B5D" w:rsidRPr="00C305C0">
        <w:rPr>
          <w:lang w:val="en-US"/>
        </w:rPr>
        <w:t xml:space="preserve">. </w:t>
      </w:r>
    </w:p>
    <w:p w:rsidR="00390A44" w:rsidRPr="00C305C0" w:rsidRDefault="00390A44" w:rsidP="00390A44">
      <w:pPr>
        <w:rPr>
          <w:lang w:val="en-US"/>
        </w:rPr>
      </w:pPr>
    </w:p>
    <w:p w:rsidR="00D27A9E" w:rsidRPr="00C305C0" w:rsidRDefault="00C20B5D" w:rsidP="00657B33">
      <w:pPr>
        <w:rPr>
          <w:lang w:val="en-US"/>
        </w:rPr>
      </w:pPr>
      <w:r w:rsidRPr="00C305C0">
        <w:rPr>
          <w:noProof/>
        </w:rPr>
        <w:drawing>
          <wp:inline distT="0" distB="0" distL="0" distR="0" wp14:anchorId="452275AC" wp14:editId="5609230C">
            <wp:extent cx="6041570" cy="1285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CA7CB.tmp"/>
                    <pic:cNvPicPr/>
                  </pic:nvPicPr>
                  <pic:blipFill rotWithShape="1">
                    <a:blip r:embed="rId36">
                      <a:extLst>
                        <a:ext uri="{28A0092B-C50C-407E-A947-70E740481C1C}">
                          <a14:useLocalDpi xmlns:a14="http://schemas.microsoft.com/office/drawing/2010/main" val="0"/>
                        </a:ext>
                      </a:extLst>
                    </a:blip>
                    <a:srcRect l="4672" t="76313" r="3115" b="2362"/>
                    <a:stretch/>
                  </pic:blipFill>
                  <pic:spPr bwMode="auto">
                    <a:xfrm>
                      <a:off x="0" y="0"/>
                      <a:ext cx="6046590" cy="1286943"/>
                    </a:xfrm>
                    <a:prstGeom prst="rect">
                      <a:avLst/>
                    </a:prstGeom>
                    <a:ln>
                      <a:noFill/>
                    </a:ln>
                    <a:extLst>
                      <a:ext uri="{53640926-AAD7-44D8-BBD7-CCE9431645EC}">
                        <a14:shadowObscured xmlns:a14="http://schemas.microsoft.com/office/drawing/2010/main"/>
                      </a:ext>
                    </a:extLst>
                  </pic:spPr>
                </pic:pic>
              </a:graphicData>
            </a:graphic>
          </wp:inline>
        </w:drawing>
      </w:r>
    </w:p>
    <w:p w:rsidR="000F1A5D" w:rsidRPr="00C305C0" w:rsidRDefault="000F1A5D" w:rsidP="000F1A5D">
      <w:pPr>
        <w:rPr>
          <w:lang w:val="en-US"/>
        </w:rPr>
      </w:pPr>
    </w:p>
    <w:p w:rsidR="00390A44" w:rsidRPr="00C305C0" w:rsidRDefault="000E0D82" w:rsidP="000F1A5D">
      <w:pPr>
        <w:rPr>
          <w:lang w:val="en-US"/>
        </w:rPr>
      </w:pPr>
      <w:r w:rsidRPr="00C305C0">
        <w:rPr>
          <w:lang w:val="en-US"/>
        </w:rPr>
        <w:t xml:space="preserve">Calibration can also be assigned as an action in response to button pressing, sip/puff actions, or alternative </w:t>
      </w:r>
      <w:proofErr w:type="spellStart"/>
      <w:r w:rsidR="008A2394">
        <w:rPr>
          <w:lang w:val="en-US"/>
        </w:rPr>
        <w:t>FLipMouse</w:t>
      </w:r>
      <w:proofErr w:type="spellEnd"/>
      <w:r w:rsidRPr="00C305C0">
        <w:rPr>
          <w:lang w:val="en-US"/>
        </w:rPr>
        <w:t xml:space="preserve"> stick actions.</w:t>
      </w:r>
    </w:p>
    <w:p w:rsidR="00390A44" w:rsidRPr="00C305C0" w:rsidRDefault="00390A44" w:rsidP="000F1A5D">
      <w:pPr>
        <w:rPr>
          <w:lang w:val="en-US"/>
        </w:rPr>
      </w:pPr>
    </w:p>
    <w:p w:rsidR="00DB53DC" w:rsidRPr="00C305C0" w:rsidRDefault="006468FC" w:rsidP="00EC39E8">
      <w:pPr>
        <w:pStyle w:val="berschrift2"/>
        <w:rPr>
          <w:lang w:val="en-US"/>
        </w:rPr>
      </w:pPr>
      <w:bookmarkStart w:id="13" w:name="_Toc415516899"/>
      <w:r w:rsidRPr="00C305C0">
        <w:rPr>
          <w:lang w:val="en-US"/>
        </w:rPr>
        <w:t>Alternative Actions</w:t>
      </w:r>
      <w:bookmarkEnd w:id="13"/>
    </w:p>
    <w:p w:rsidR="009B5F68" w:rsidRPr="00C305C0" w:rsidRDefault="00EC39E8" w:rsidP="009B5F68">
      <w:pPr>
        <w:rPr>
          <w:lang w:val="en-US" w:eastAsia="en-US" w:bidi="he-IL"/>
        </w:rPr>
      </w:pPr>
      <w:r w:rsidRPr="00C305C0">
        <w:rPr>
          <w:lang w:val="en-US"/>
        </w:rPr>
        <w:t xml:space="preserve">When “Use stick for alternative actions” is selected in the Cursor Movement tab, you may use the Alternative Actions tab to assign alternative actions to the movement of the </w:t>
      </w:r>
      <w:proofErr w:type="spellStart"/>
      <w:r w:rsidR="008A2394">
        <w:rPr>
          <w:lang w:val="en-US"/>
        </w:rPr>
        <w:t>FLipMouse</w:t>
      </w:r>
      <w:proofErr w:type="spellEnd"/>
      <w:r w:rsidRPr="00C305C0">
        <w:rPr>
          <w:lang w:val="en-US"/>
        </w:rPr>
        <w:t xml:space="preserve"> stick. </w:t>
      </w:r>
    </w:p>
    <w:p w:rsidR="00EC39E8" w:rsidRPr="00C305C0" w:rsidRDefault="008C50D2" w:rsidP="009B5F68">
      <w:pPr>
        <w:rPr>
          <w:lang w:val="en-US"/>
        </w:rPr>
      </w:pPr>
      <w:r w:rsidRPr="00C305C0">
        <w:rPr>
          <w:noProof/>
        </w:rPr>
        <mc:AlternateContent>
          <mc:Choice Requires="wpg">
            <w:drawing>
              <wp:anchor distT="0" distB="0" distL="114300" distR="114300" simplePos="0" relativeHeight="251689984" behindDoc="0" locked="0" layoutInCell="1" allowOverlap="1" wp14:anchorId="37925BDA" wp14:editId="04DA8188">
                <wp:simplePos x="0" y="0"/>
                <wp:positionH relativeFrom="column">
                  <wp:posOffset>251460</wp:posOffset>
                </wp:positionH>
                <wp:positionV relativeFrom="paragraph">
                  <wp:posOffset>88900</wp:posOffset>
                </wp:positionV>
                <wp:extent cx="5324475" cy="2819400"/>
                <wp:effectExtent l="0" t="0" r="9525" b="0"/>
                <wp:wrapNone/>
                <wp:docPr id="298" name="Group 298"/>
                <wp:cNvGraphicFramePr/>
                <a:graphic xmlns:a="http://schemas.openxmlformats.org/drawingml/2006/main">
                  <a:graphicData uri="http://schemas.microsoft.com/office/word/2010/wordprocessingGroup">
                    <wpg:wgp>
                      <wpg:cNvGrpSpPr/>
                      <wpg:grpSpPr>
                        <a:xfrm>
                          <a:off x="0" y="0"/>
                          <a:ext cx="5324475" cy="2819400"/>
                          <a:chOff x="0" y="0"/>
                          <a:chExt cx="5324475" cy="2819400"/>
                        </a:xfrm>
                      </wpg:grpSpPr>
                      <pic:pic xmlns:pic="http://schemas.openxmlformats.org/drawingml/2006/picture">
                        <pic:nvPicPr>
                          <pic:cNvPr id="7" name="Picture 7"/>
                          <pic:cNvPicPr>
                            <a:picLocks noChangeAspect="1"/>
                          </pic:cNvPicPr>
                        </pic:nvPicPr>
                        <pic:blipFill rotWithShape="1">
                          <a:blip r:embed="rId37">
                            <a:extLst>
                              <a:ext uri="{28A0092B-C50C-407E-A947-70E740481C1C}">
                                <a14:useLocalDpi xmlns:a14="http://schemas.microsoft.com/office/drawing/2010/main" val="0"/>
                              </a:ext>
                            </a:extLst>
                          </a:blip>
                          <a:srcRect l="5917" t="17049" r="5142" b="33429"/>
                          <a:stretch/>
                        </pic:blipFill>
                        <pic:spPr bwMode="auto">
                          <a:xfrm>
                            <a:off x="0" y="0"/>
                            <a:ext cx="5324475" cy="2819400"/>
                          </a:xfrm>
                          <a:prstGeom prst="rect">
                            <a:avLst/>
                          </a:prstGeom>
                          <a:ln>
                            <a:noFill/>
                          </a:ln>
                          <a:extLst>
                            <a:ext uri="{53640926-AAD7-44D8-BBD7-CCE9431645EC}">
                              <a14:shadowObscured xmlns:a14="http://schemas.microsoft.com/office/drawing/2010/main"/>
                            </a:ext>
                          </a:extLst>
                        </pic:spPr>
                      </pic:pic>
                      <wps:wsp>
                        <wps:cNvPr id="9" name="Straight Arrow Connector 9"/>
                        <wps:cNvCnPr/>
                        <wps:spPr>
                          <a:xfrm flipH="1" flipV="1">
                            <a:off x="2990850" y="752475"/>
                            <a:ext cx="275590" cy="685800"/>
                          </a:xfrm>
                          <a:prstGeom prst="straightConnector1">
                            <a:avLst/>
                          </a:prstGeom>
                          <a:ln w="19050">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id="Group 298" o:spid="_x0000_s1026" style="position:absolute;margin-left:19.8pt;margin-top:7pt;width:419.25pt;height:222pt;z-index:251689984" coordsize="53244,28194"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">
                <v:shape id="Picture 7" o:spid="_x0000_s1027" type="#_x0000_t75" style="position:absolute;width:53244;height:28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HX7G/AAAA2gAAAA8AAABkcnMvZG93bnJldi54bWxEj82KAjEQhO+C7xBa8KYZPajMGkUFxaM7&#10;696bSc/PbtIZkqjj2xthYY9FVX1Frbe9NeJOPrSOFcymGQji0umWawXXr+NkBSJEZI3GMSl4UoDt&#10;ZjhYY67dgz/pXsRaJAiHHBU0MXa5lKFsyGKYuo44eZXzFmOSvpba4yPBrZHzLFtIiy2nhQY7OjRU&#10;/hY3q6C4fR/J+F2176rCnLKflV9eSqXGo373ASJSH//Df+2zVrCE95V0A+TmB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5x1+xvwAAANoAAAAPAAAAAAAAAAAAAAAAAJ8CAABk&#10;cnMvZG93bnJldi54bWxQSwUGAAAAAAQABAD3AAAAiwMAAAAA&#10;">
                  <v:imagedata r:id="rId38" o:title="" croptop="11173f" cropbottom="21908f" cropleft="3878f" cropright="3370f"/>
                  <v:path arrowok="t"/>
                </v:shape>
                <v:shape id="Straight Arrow Connector 9" o:spid="_x0000_s1028" type="#_x0000_t32" style="position:absolute;left:29908;top:7524;width:2756;height:685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ZRDcMAAADaAAAADwAAAGRycy9kb3ducmV2LnhtbESPzW7CMBCE75V4B2sr9VIVJ0VCEDAI&#10;UEt65ecBtvESh8brKDYkvD1GQupxNDPfaObL3tbiSq2vHCtIhwkI4sLpiksFx8P3xwSED8gaa8ek&#10;4EYelovByxwz7Tre0XUfShEh7DNUYEJoMil9YciiH7qGOHon11oMUbal1C12EW5r+ZkkY2mx4rhg&#10;sKGNoeJvf7EKut98lL/nJz1Ot+evbno0mG7WSr299qsZiEB9+A8/2z9awRQeV+INkI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GUQ3DAAAA2gAAAA8AAAAAAAAAAAAA&#10;AAAAoQIAAGRycy9kb3ducmV2LnhtbFBLBQYAAAAABAAEAPkAAACRAwAAAAA=&#10;" strokecolor="red" strokeweight="1.5pt">
                  <v:stroke endarrow="open"/>
                </v:shape>
              </v:group>
            </w:pict>
          </mc:Fallback>
        </mc:AlternateContent>
      </w:r>
    </w:p>
    <w:p w:rsidR="00EC39E8" w:rsidRPr="00C305C0" w:rsidRDefault="00EC39E8" w:rsidP="00EC39E8">
      <w:pPr>
        <w:rPr>
          <w:lang w:val="en-US"/>
        </w:rPr>
      </w:pPr>
    </w:p>
    <w:p w:rsidR="00EC39E8" w:rsidRPr="00C305C0" w:rsidRDefault="00EC39E8" w:rsidP="00EC39E8">
      <w:pPr>
        <w:rPr>
          <w:lang w:val="en-US"/>
        </w:rPr>
      </w:pPr>
    </w:p>
    <w:p w:rsidR="00EC39E8" w:rsidRPr="00C305C0" w:rsidRDefault="00EC39E8" w:rsidP="00EC39E8">
      <w:pPr>
        <w:rPr>
          <w:lang w:val="en-US"/>
        </w:rPr>
      </w:pPr>
    </w:p>
    <w:p w:rsidR="00EC39E8" w:rsidRPr="00C305C0" w:rsidRDefault="00EC39E8" w:rsidP="00EC39E8">
      <w:pPr>
        <w:rPr>
          <w:lang w:val="en-US"/>
        </w:rPr>
      </w:pPr>
    </w:p>
    <w:p w:rsidR="00EC39E8" w:rsidRPr="00C305C0" w:rsidRDefault="00EC39E8" w:rsidP="00EC39E8">
      <w:pPr>
        <w:rPr>
          <w:lang w:val="en-US"/>
        </w:rPr>
      </w:pPr>
    </w:p>
    <w:p w:rsidR="00CD350E" w:rsidRPr="00C305C0" w:rsidRDefault="00CD350E" w:rsidP="00CD350E">
      <w:pPr>
        <w:rPr>
          <w:lang w:val="en-US"/>
        </w:rPr>
      </w:pPr>
    </w:p>
    <w:p w:rsidR="00EC39E8" w:rsidRPr="00C305C0" w:rsidRDefault="00EC39E8" w:rsidP="00CD350E">
      <w:pPr>
        <w:rPr>
          <w:lang w:val="en-US"/>
        </w:rPr>
      </w:pPr>
    </w:p>
    <w:p w:rsidR="001839D8" w:rsidRPr="00C305C0" w:rsidRDefault="001839D8" w:rsidP="00DB53DC">
      <w:pPr>
        <w:rPr>
          <w:lang w:val="en-US"/>
        </w:rPr>
      </w:pPr>
    </w:p>
    <w:p w:rsidR="00EC39E8" w:rsidRPr="00C305C0" w:rsidRDefault="00EC39E8" w:rsidP="00DB53DC">
      <w:pPr>
        <w:rPr>
          <w:lang w:val="en-US"/>
        </w:rPr>
      </w:pPr>
    </w:p>
    <w:p w:rsidR="00EC39E8" w:rsidRPr="00C305C0" w:rsidRDefault="00EC39E8" w:rsidP="00DB53DC">
      <w:pPr>
        <w:rPr>
          <w:lang w:val="en-US"/>
        </w:rPr>
      </w:pPr>
    </w:p>
    <w:p w:rsidR="00EC39E8" w:rsidRPr="00C305C0" w:rsidRDefault="00EC39E8" w:rsidP="00EC39E8">
      <w:pPr>
        <w:rPr>
          <w:lang w:val="en-US"/>
        </w:rPr>
      </w:pPr>
    </w:p>
    <w:p w:rsidR="00A37165" w:rsidRPr="00C305C0" w:rsidRDefault="00A37165" w:rsidP="00A37165">
      <w:pPr>
        <w:rPr>
          <w:lang w:val="en-US"/>
        </w:rPr>
      </w:pPr>
    </w:p>
    <w:p w:rsidR="008C50D2" w:rsidRPr="00C305C0" w:rsidRDefault="008C50D2" w:rsidP="00657B33">
      <w:pPr>
        <w:rPr>
          <w:lang w:val="en-US"/>
        </w:rPr>
      </w:pPr>
    </w:p>
    <w:p w:rsidR="008C50D2" w:rsidRPr="00C305C0" w:rsidRDefault="008C50D2" w:rsidP="00657B33">
      <w:pPr>
        <w:rPr>
          <w:lang w:val="en-US"/>
        </w:rPr>
      </w:pPr>
    </w:p>
    <w:p w:rsidR="00A37165" w:rsidRPr="00C305C0" w:rsidRDefault="00A37165" w:rsidP="00657B33">
      <w:pPr>
        <w:rPr>
          <w:lang w:val="en-US"/>
        </w:rPr>
      </w:pPr>
      <w:r w:rsidRPr="00C305C0">
        <w:rPr>
          <w:lang w:val="en-US"/>
        </w:rPr>
        <w:t xml:space="preserve">There are four possible </w:t>
      </w:r>
      <w:proofErr w:type="spellStart"/>
      <w:r w:rsidR="008A2394">
        <w:rPr>
          <w:lang w:val="en-US"/>
        </w:rPr>
        <w:t>FLipMouse</w:t>
      </w:r>
      <w:proofErr w:type="spellEnd"/>
      <w:r w:rsidRPr="00C305C0">
        <w:rPr>
          <w:lang w:val="en-US"/>
        </w:rPr>
        <w:t xml:space="preserve"> stick movements to assign alternative </w:t>
      </w:r>
      <w:r w:rsidR="002C29BB" w:rsidRPr="00C305C0">
        <w:rPr>
          <w:lang w:val="en-US"/>
        </w:rPr>
        <w:t>functions</w:t>
      </w:r>
      <w:r w:rsidRPr="00C305C0">
        <w:rPr>
          <w:lang w:val="en-US"/>
        </w:rPr>
        <w:t xml:space="preserve"> to: up, down, right, left. Accordingly, there are four drop down menus from which you may choose an alternative </w:t>
      </w:r>
      <w:r w:rsidRPr="00C305C0">
        <w:rPr>
          <w:lang w:val="en-US"/>
        </w:rPr>
        <w:lastRenderedPageBreak/>
        <w:t xml:space="preserve">action for each stick movement. </w:t>
      </w:r>
      <w:r w:rsidR="00657B33" w:rsidRPr="00C305C0">
        <w:rPr>
          <w:lang w:val="en-US"/>
        </w:rPr>
        <w:t>To see the options, you must press on the arrow of the drop down menu.</w:t>
      </w:r>
    </w:p>
    <w:p w:rsidR="00450C22" w:rsidRPr="00C305C0" w:rsidRDefault="00450C22" w:rsidP="00657B33">
      <w:pPr>
        <w:rPr>
          <w:lang w:val="en-US"/>
        </w:rPr>
      </w:pPr>
    </w:p>
    <w:p w:rsidR="00657B33" w:rsidRPr="00C305C0" w:rsidRDefault="008C50D2" w:rsidP="0095512E">
      <w:pPr>
        <w:rPr>
          <w:lang w:val="en-US"/>
        </w:rPr>
      </w:pPr>
      <w:r w:rsidRPr="00C305C0">
        <w:rPr>
          <w:noProof/>
        </w:rPr>
        <mc:AlternateContent>
          <mc:Choice Requires="wpg">
            <w:drawing>
              <wp:anchor distT="0" distB="0" distL="114300" distR="114300" simplePos="0" relativeHeight="251686912" behindDoc="0" locked="0" layoutInCell="1" allowOverlap="1" wp14:anchorId="4DA7EEE2" wp14:editId="3E8441F2">
                <wp:simplePos x="0" y="0"/>
                <wp:positionH relativeFrom="column">
                  <wp:posOffset>2861310</wp:posOffset>
                </wp:positionH>
                <wp:positionV relativeFrom="paragraph">
                  <wp:posOffset>884555</wp:posOffset>
                </wp:positionV>
                <wp:extent cx="2200275" cy="990600"/>
                <wp:effectExtent l="0" t="38100" r="28575" b="19050"/>
                <wp:wrapNone/>
                <wp:docPr id="302" name="Group 302"/>
                <wp:cNvGraphicFramePr/>
                <a:graphic xmlns:a="http://schemas.openxmlformats.org/drawingml/2006/main">
                  <a:graphicData uri="http://schemas.microsoft.com/office/word/2010/wordprocessingGroup">
                    <wpg:wgp>
                      <wpg:cNvGrpSpPr/>
                      <wpg:grpSpPr>
                        <a:xfrm>
                          <a:off x="0" y="0"/>
                          <a:ext cx="2200275" cy="990600"/>
                          <a:chOff x="0" y="0"/>
                          <a:chExt cx="2200275" cy="990600"/>
                        </a:xfrm>
                      </wpg:grpSpPr>
                      <wps:wsp>
                        <wps:cNvPr id="300" name="Straight Arrow Connector 300"/>
                        <wps:cNvCnPr/>
                        <wps:spPr>
                          <a:xfrm flipH="1" flipV="1">
                            <a:off x="904875" y="0"/>
                            <a:ext cx="276224" cy="685800"/>
                          </a:xfrm>
                          <a:prstGeom prst="straightConnector1">
                            <a:avLst/>
                          </a:prstGeom>
                          <a:ln w="19050">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wps:wsp>
                        <wps:cNvPr id="301" name="Text Box 2"/>
                        <wps:cNvSpPr txBox="1">
                          <a:spLocks noChangeArrowheads="1"/>
                        </wps:cNvSpPr>
                        <wps:spPr bwMode="auto">
                          <a:xfrm>
                            <a:off x="0" y="685800"/>
                            <a:ext cx="2200275" cy="304800"/>
                          </a:xfrm>
                          <a:prstGeom prst="rect">
                            <a:avLst/>
                          </a:prstGeom>
                          <a:solidFill>
                            <a:srgbClr val="FFFFFF">
                              <a:alpha val="75000"/>
                            </a:srgbClr>
                          </a:solidFill>
                          <a:ln w="9525">
                            <a:solidFill>
                              <a:srgbClr val="000000"/>
                            </a:solidFill>
                            <a:miter lim="800000"/>
                            <a:headEnd/>
                            <a:tailEnd/>
                          </a:ln>
                        </wps:spPr>
                        <wps:txbx>
                          <w:txbxContent>
                            <w:p w:rsidR="00FA1022" w:rsidRPr="0067594E" w:rsidRDefault="00FA1022" w:rsidP="00657B33">
                              <w:pPr>
                                <w:rPr>
                                  <w:lang w:val="en-US"/>
                                </w:rPr>
                              </w:pPr>
                              <w:r w:rsidRPr="0067594E">
                                <w:rPr>
                                  <w:lang w:val="en-US"/>
                                </w:rPr>
                                <w:t>Press here to see more options!</w:t>
                              </w:r>
                            </w:p>
                          </w:txbxContent>
                        </wps:txbx>
                        <wps:bodyPr rot="0" vert="horz" wrap="square" lIns="91440" tIns="45720" rIns="91440" bIns="45720" anchor="t" anchorCtr="0">
                          <a:spAutoFit/>
                        </wps:bodyPr>
                      </wps:wsp>
                    </wpg:wgp>
                  </a:graphicData>
                </a:graphic>
              </wp:anchor>
            </w:drawing>
          </mc:Choice>
          <mc:Fallback>
            <w:pict>
              <v:group id="Group 302" o:spid="_x0000_s1045" style="position:absolute;margin-left:225.3pt;margin-top:69.65pt;width:173.25pt;height:78pt;z-index:251686912" coordsize="22002,9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">
                <v:shape id="Straight Arrow Connector 300" o:spid="_x0000_s1046" type="#_x0000_t32" style="position:absolute;left:9048;width:2762;height:685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w7dMEAAADcAAAADwAAAGRycy9kb3ducmV2LnhtbERPS27CMBDdV+IO1iCxqYoTkFBJcSKK&#10;gHRb4ADTeIhT4nEUuyTcvl5U6vLp/TfFaFtxp943jhWk8wQEceV0w7WCy/nw8grCB2SNrWNS8CAP&#10;RT552mCm3cCfdD+FWsQQ9hkqMCF0mZS+MmTRz11HHLmr6y2GCPta6h6HGG5buUiSlbTYcGww2NHO&#10;UHU7/VgFw1e5LJ/Lq16lx+/9sL4YTHfvSs2m4/YNRKAx/Iv/3B9awTKJ8+OZeARk/g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DDt0wQAAANwAAAAPAAAAAAAAAAAAAAAA&#10;AKECAABkcnMvZG93bnJldi54bWxQSwUGAAAAAAQABAD5AAAAjwMAAAAA&#10;" strokecolor="red" strokeweight="1.5pt">
                  <v:stroke endarrow="open"/>
                </v:shape>
                <v:shape id="_x0000_s1047" type="#_x0000_t202" style="position:absolute;top:6858;width:2200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sLJcYA&#10;AADcAAAADwAAAGRycy9kb3ducmV2LnhtbESP0UoDMRRE3wX/IVyhL9ImbUXKtmkRl4IgVaz9gNvN&#10;7e7q5iZN4nb9eyMIPg4zc4ZZbQbbiZ5CbB1rmE4UCOLKmZZrDYf37XgBIiZkg51j0vBNETbr66sV&#10;FsZd+I36fapFhnAsUEOTki+kjFVDFuPEeeLsnVywmLIMtTQBLxluOzlT6l5abDkvNOjpsaHqc/9l&#10;NbTnclfe7fzLqw/zj/K2PMZePWs9uhkeliASDek//Nd+Mhrmagq/Z/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sLJcYAAADcAAAADwAAAAAAAAAAAAAAAACYAgAAZHJz&#10;L2Rvd25yZXYueG1sUEsFBgAAAAAEAAQA9QAAAIsDAAAAAA==&#10;">
                  <v:fill opacity="49087f"/>
                  <v:textbox style="mso-fit-shape-to-text:t">
                    <w:txbxContent>
                      <w:p w:rsidR="00FA1022" w:rsidRPr="0067594E" w:rsidRDefault="00FA1022" w:rsidP="00657B33">
                        <w:pPr>
                          <w:rPr>
                            <w:lang w:val="en-US"/>
                          </w:rPr>
                        </w:pPr>
                        <w:r w:rsidRPr="0067594E">
                          <w:rPr>
                            <w:lang w:val="en-US"/>
                          </w:rPr>
                          <w:t>Press here to see more options!</w:t>
                        </w:r>
                      </w:p>
                    </w:txbxContent>
                  </v:textbox>
                </v:shape>
              </v:group>
            </w:pict>
          </mc:Fallback>
        </mc:AlternateContent>
      </w:r>
      <w:r w:rsidR="0095512E" w:rsidRPr="00C305C0">
        <w:rPr>
          <w:noProof/>
        </w:rPr>
        <w:drawing>
          <wp:inline distT="0" distB="0" distL="0" distR="0" wp14:anchorId="72E2C5B1" wp14:editId="00C6FCE8">
            <wp:extent cx="5677693" cy="3019847"/>
            <wp:effectExtent l="0" t="0" r="0" b="952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1DE2.tmp"/>
                    <pic:cNvPicPr/>
                  </pic:nvPicPr>
                  <pic:blipFill>
                    <a:blip r:embed="rId39">
                      <a:extLst>
                        <a:ext uri="{28A0092B-C50C-407E-A947-70E740481C1C}">
                          <a14:useLocalDpi xmlns:a14="http://schemas.microsoft.com/office/drawing/2010/main" val="0"/>
                        </a:ext>
                      </a:extLst>
                    </a:blip>
                    <a:stretch>
                      <a:fillRect/>
                    </a:stretch>
                  </pic:blipFill>
                  <pic:spPr>
                    <a:xfrm>
                      <a:off x="0" y="0"/>
                      <a:ext cx="5677693" cy="3019847"/>
                    </a:xfrm>
                    <a:prstGeom prst="rect">
                      <a:avLst/>
                    </a:prstGeom>
                  </pic:spPr>
                </pic:pic>
              </a:graphicData>
            </a:graphic>
          </wp:inline>
        </w:drawing>
      </w:r>
    </w:p>
    <w:p w:rsidR="00450C22" w:rsidRPr="00C305C0" w:rsidRDefault="00450C22" w:rsidP="00657B33">
      <w:pPr>
        <w:rPr>
          <w:lang w:val="en-US"/>
        </w:rPr>
      </w:pPr>
    </w:p>
    <w:p w:rsidR="00390A44" w:rsidRPr="00C305C0" w:rsidRDefault="00390A44" w:rsidP="00657B33">
      <w:pPr>
        <w:rPr>
          <w:lang w:val="en-US"/>
        </w:rPr>
      </w:pPr>
    </w:p>
    <w:p w:rsidR="00A37165" w:rsidRPr="00C305C0" w:rsidRDefault="0095512E" w:rsidP="00657B33">
      <w:pPr>
        <w:rPr>
          <w:lang w:val="en-US"/>
        </w:rPr>
      </w:pPr>
      <w:r w:rsidRPr="00C305C0">
        <w:rPr>
          <w:noProof/>
        </w:rPr>
        <w:drawing>
          <wp:inline distT="0" distB="0" distL="0" distR="0" wp14:anchorId="6CE10F72" wp14:editId="111A66FA">
            <wp:extent cx="5744377" cy="3124636"/>
            <wp:effectExtent l="0" t="0" r="889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40">
                      <a:extLst>
                        <a:ext uri="{28A0092B-C50C-407E-A947-70E740481C1C}">
                          <a14:useLocalDpi xmlns:a14="http://schemas.microsoft.com/office/drawing/2010/main" val="0"/>
                        </a:ext>
                      </a:extLst>
                    </a:blip>
                    <a:stretch>
                      <a:fillRect/>
                    </a:stretch>
                  </pic:blipFill>
                  <pic:spPr>
                    <a:xfrm>
                      <a:off x="0" y="0"/>
                      <a:ext cx="5744377" cy="3124636"/>
                    </a:xfrm>
                    <a:prstGeom prst="rect">
                      <a:avLst/>
                    </a:prstGeom>
                  </pic:spPr>
                </pic:pic>
              </a:graphicData>
            </a:graphic>
          </wp:inline>
        </w:drawing>
      </w:r>
    </w:p>
    <w:p w:rsidR="00A37165" w:rsidRPr="00C305C0" w:rsidRDefault="00A37165" w:rsidP="00657B33">
      <w:pPr>
        <w:rPr>
          <w:lang w:val="en-US"/>
        </w:rPr>
      </w:pPr>
    </w:p>
    <w:p w:rsidR="00A37165" w:rsidRPr="00C305C0" w:rsidRDefault="00A37165" w:rsidP="00657B33">
      <w:pPr>
        <w:rPr>
          <w:lang w:val="en-US"/>
        </w:rPr>
      </w:pPr>
    </w:p>
    <w:p w:rsidR="00657B33" w:rsidRPr="00C305C0" w:rsidRDefault="00657B33" w:rsidP="00657B33">
      <w:pPr>
        <w:rPr>
          <w:lang w:val="en-US"/>
        </w:rPr>
      </w:pPr>
    </w:p>
    <w:p w:rsidR="00A37165" w:rsidRPr="00C305C0" w:rsidRDefault="00A37165" w:rsidP="00A37165">
      <w:pPr>
        <w:pStyle w:val="berschrift4"/>
        <w:rPr>
          <w:lang w:val="en-US"/>
        </w:rPr>
      </w:pPr>
      <w:r w:rsidRPr="00C305C0">
        <w:rPr>
          <w:lang w:val="en-US"/>
        </w:rPr>
        <w:lastRenderedPageBreak/>
        <w:t>Pressing keys</w:t>
      </w:r>
    </w:p>
    <w:p w:rsidR="00EC39E8" w:rsidRPr="00C305C0" w:rsidRDefault="00EC39E8" w:rsidP="00A37165">
      <w:pPr>
        <w:rPr>
          <w:lang w:val="en-US"/>
        </w:rPr>
      </w:pPr>
      <w:r w:rsidRPr="00C305C0">
        <w:rPr>
          <w:lang w:val="en-US"/>
        </w:rPr>
        <w:t xml:space="preserve">By default, alternative actions for all four possible stick movements are preselected as key </w:t>
      </w:r>
      <w:r w:rsidR="00A37165" w:rsidRPr="00C305C0">
        <w:rPr>
          <w:lang w:val="en-US"/>
        </w:rPr>
        <w:t>presses.</w:t>
      </w:r>
      <w:r w:rsidRPr="00C305C0">
        <w:rPr>
          <w:lang w:val="en-US"/>
        </w:rPr>
        <w:t xml:space="preserve"> </w:t>
      </w:r>
    </w:p>
    <w:p w:rsidR="00A37165" w:rsidRPr="00C305C0" w:rsidRDefault="0095512E" w:rsidP="0095512E">
      <w:pPr>
        <w:rPr>
          <w:lang w:val="en-US"/>
        </w:rPr>
      </w:pPr>
      <w:r w:rsidRPr="00C305C0">
        <w:rPr>
          <w:noProof/>
        </w:rPr>
        <mc:AlternateContent>
          <mc:Choice Requires="wps">
            <w:drawing>
              <wp:anchor distT="0" distB="0" distL="114300" distR="114300" simplePos="0" relativeHeight="251681792" behindDoc="0" locked="0" layoutInCell="1" allowOverlap="1" wp14:anchorId="3CED4CAD" wp14:editId="76A36A1A">
                <wp:simplePos x="0" y="0"/>
                <wp:positionH relativeFrom="column">
                  <wp:posOffset>4528185</wp:posOffset>
                </wp:positionH>
                <wp:positionV relativeFrom="paragraph">
                  <wp:posOffset>2733040</wp:posOffset>
                </wp:positionV>
                <wp:extent cx="28575" cy="609600"/>
                <wp:effectExtent l="57150" t="0" r="66675" b="57150"/>
                <wp:wrapNone/>
                <wp:docPr id="294" name="Straight Arrow Connector 294"/>
                <wp:cNvGraphicFramePr/>
                <a:graphic xmlns:a="http://schemas.openxmlformats.org/drawingml/2006/main">
                  <a:graphicData uri="http://schemas.microsoft.com/office/word/2010/wordprocessingShape">
                    <wps:wsp>
                      <wps:cNvCnPr/>
                      <wps:spPr>
                        <a:xfrm>
                          <a:off x="0" y="0"/>
                          <a:ext cx="28575" cy="60960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4" o:spid="_x0000_s1026" type="#_x0000_t32" style="position:absolute;margin-left:356.55pt;margin-top:215.2pt;width:2.25pt;height:4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" strokecolor="red" strokeweight="1.5pt">
                <v:stroke endarrow="open"/>
              </v:shape>
            </w:pict>
          </mc:Fallback>
        </mc:AlternateContent>
      </w:r>
      <w:r w:rsidR="00A37165" w:rsidRPr="00C305C0">
        <w:rPr>
          <w:noProof/>
        </w:rPr>
        <mc:AlternateContent>
          <mc:Choice Requires="wpg">
            <w:drawing>
              <wp:anchor distT="0" distB="0" distL="114300" distR="114300" simplePos="0" relativeHeight="251683840" behindDoc="0" locked="0" layoutInCell="1" allowOverlap="1" wp14:anchorId="762A5ECE" wp14:editId="5283EC50">
                <wp:simplePos x="0" y="0"/>
                <wp:positionH relativeFrom="column">
                  <wp:posOffset>-53340</wp:posOffset>
                </wp:positionH>
                <wp:positionV relativeFrom="paragraph">
                  <wp:posOffset>2735580</wp:posOffset>
                </wp:positionV>
                <wp:extent cx="5906134" cy="1548764"/>
                <wp:effectExtent l="0" t="0" r="19050" b="13970"/>
                <wp:wrapNone/>
                <wp:docPr id="296" name="Group 296"/>
                <wp:cNvGraphicFramePr/>
                <a:graphic xmlns:a="http://schemas.openxmlformats.org/drawingml/2006/main">
                  <a:graphicData uri="http://schemas.microsoft.com/office/word/2010/wordprocessingGroup">
                    <wpg:wgp>
                      <wpg:cNvGrpSpPr/>
                      <wpg:grpSpPr>
                        <a:xfrm>
                          <a:off x="0" y="0"/>
                          <a:ext cx="5906134" cy="1548764"/>
                          <a:chOff x="285750" y="0"/>
                          <a:chExt cx="5906134" cy="1548764"/>
                        </a:xfrm>
                      </wpg:grpSpPr>
                      <wps:wsp>
                        <wps:cNvPr id="292" name="Straight Arrow Connector 292"/>
                        <wps:cNvCnPr/>
                        <wps:spPr>
                          <a:xfrm flipH="1">
                            <a:off x="1257300" y="0"/>
                            <a:ext cx="742950" cy="60960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93" name="Text Box 2"/>
                        <wps:cNvSpPr txBox="1">
                          <a:spLocks noChangeArrowheads="1"/>
                        </wps:cNvSpPr>
                        <wps:spPr bwMode="auto">
                          <a:xfrm>
                            <a:off x="285750" y="609600"/>
                            <a:ext cx="2419984" cy="939164"/>
                          </a:xfrm>
                          <a:prstGeom prst="rect">
                            <a:avLst/>
                          </a:prstGeom>
                          <a:solidFill>
                            <a:srgbClr val="FFFFFF"/>
                          </a:solidFill>
                          <a:ln w="9525">
                            <a:solidFill>
                              <a:srgbClr val="000000"/>
                            </a:solidFill>
                            <a:miter lim="800000"/>
                            <a:headEnd/>
                            <a:tailEnd/>
                          </a:ln>
                        </wps:spPr>
                        <wps:txbx>
                          <w:txbxContent>
                            <w:p w:rsidR="00FA1022" w:rsidRPr="0067594E" w:rsidRDefault="00FA1022" w:rsidP="007E05A7">
                              <w:pPr>
                                <w:rPr>
                                  <w:lang w:val="en-US"/>
                                </w:rPr>
                              </w:pPr>
                              <w:r w:rsidRPr="0067594E">
                                <w:rPr>
                                  <w:lang w:val="en-US"/>
                                </w:rPr>
                                <w:t>This gray text field is read-only and is automatically filled when selecting a key combination from the drop down menu on the right</w:t>
                              </w:r>
                            </w:p>
                          </w:txbxContent>
                        </wps:txbx>
                        <wps:bodyPr rot="0" vert="horz" wrap="square" lIns="91440" tIns="45720" rIns="91440" bIns="45720" anchor="t" anchorCtr="0">
                          <a:spAutoFit/>
                        </wps:bodyPr>
                      </wps:wsp>
                      <wps:wsp>
                        <wps:cNvPr id="295" name="Text Box 2"/>
                        <wps:cNvSpPr txBox="1">
                          <a:spLocks noChangeArrowheads="1"/>
                        </wps:cNvSpPr>
                        <wps:spPr bwMode="auto">
                          <a:xfrm>
                            <a:off x="3771900" y="609350"/>
                            <a:ext cx="2419984" cy="520064"/>
                          </a:xfrm>
                          <a:prstGeom prst="rect">
                            <a:avLst/>
                          </a:prstGeom>
                          <a:solidFill>
                            <a:srgbClr val="FFFFFF"/>
                          </a:solidFill>
                          <a:ln w="9525">
                            <a:solidFill>
                              <a:srgbClr val="000000"/>
                            </a:solidFill>
                            <a:miter lim="800000"/>
                            <a:headEnd/>
                            <a:tailEnd/>
                          </a:ln>
                        </wps:spPr>
                        <wps:txbx>
                          <w:txbxContent>
                            <w:p w:rsidR="00FA1022" w:rsidRPr="0067594E" w:rsidRDefault="00FA1022" w:rsidP="00A37165">
                              <w:pPr>
                                <w:rPr>
                                  <w:lang w:val="en-US"/>
                                </w:rPr>
                              </w:pPr>
                              <w:r w:rsidRPr="0067594E">
                                <w:rPr>
                                  <w:lang w:val="en-US"/>
                                </w:rPr>
                                <w:t xml:space="preserve">This drop down menu includes all the possible key presses. </w:t>
                              </w:r>
                            </w:p>
                          </w:txbxContent>
                        </wps:txbx>
                        <wps:bodyPr rot="0" vert="horz" wrap="square" lIns="91440" tIns="45720" rIns="91440" bIns="45720" anchor="t" anchorCtr="0">
                          <a:spAutoFit/>
                        </wps:bodyPr>
                      </wps:wsp>
                    </wpg:wgp>
                  </a:graphicData>
                </a:graphic>
                <wp14:sizeRelH relativeFrom="margin">
                  <wp14:pctWidth>0</wp14:pctWidth>
                </wp14:sizeRelH>
              </wp:anchor>
            </w:drawing>
          </mc:Choice>
          <mc:Fallback>
            <w:pict>
              <v:group id="Group 296" o:spid="_x0000_s1048" style="position:absolute;margin-left:-4.2pt;margin-top:215.4pt;width:465.05pt;height:121.95pt;z-index:251683840;mso-width-relative:margin" coordorigin="2857" coordsize="59061,15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">
                <v:shape id="Straight Arrow Connector 292" o:spid="_x0000_s1049" type="#_x0000_t32" style="position:absolute;left:12573;width:7429;height:60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vhy8QAAADcAAAADwAAAGRycy9kb3ducmV2LnhtbESPQWvCQBSE70L/w/IK3nRjQLGpq5SC&#10;UAQPUUuvj+wzic2+DdmnRn+9KxR6HGbmG2ax6l2jLtSF2rOByTgBRVx4W3Np4LBfj+aggiBbbDyT&#10;gRsFWC1fBgvMrL9yTpedlCpCOGRooBJpM61DUZHDMPYtcfSOvnMoUXalth1eI9w1Ok2SmXZYc1yo&#10;sKXPiorf3dkZWG+/T/Y8/9nkcptimMl+mk/uxgxf+493UEK9/If/2l/WQPqWwvNMPAJ6+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HLxAAAANwAAAAPAAAAAAAAAAAA&#10;AAAAAKECAABkcnMvZG93bnJldi54bWxQSwUGAAAAAAQABAD5AAAAkgMAAAAA&#10;" strokecolor="red" strokeweight="1.5pt">
                  <v:stroke endarrow="open"/>
                </v:shape>
                <v:shape id="_x0000_s1050" type="#_x0000_t202" style="position:absolute;left:2857;top:6096;width:24200;height:9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1nNcYA&#10;AADcAAAADwAAAGRycy9kb3ducmV2LnhtbESPT2sCMRTE7wW/Q3iF3jRbS8VujSIVwVv9Uyi9vSbP&#10;zeLmZbuJ6+qnN4LQ4zAzv2Ems85VoqUmlJ4VPA8yEMTam5ILBV+7ZX8MIkRkg5VnUnCmALNp72GC&#10;ufEn3lC7jYVIEA45KrAx1rmUQVtyGAa+Jk7e3jcOY5JNIU2DpwR3lRxm2Ug6LDktWKzpw5I+bI9O&#10;QVis/2q9X/8erDlfPhftq/5e/ij19NjN30FE6uJ/+N5eGQXDtxe4nUlHQE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1nNcYAAADcAAAADwAAAAAAAAAAAAAAAACYAgAAZHJz&#10;L2Rvd25yZXYueG1sUEsFBgAAAAAEAAQA9QAAAIsDAAAAAA==&#10;">
                  <v:textbox style="mso-fit-shape-to-text:t">
                    <w:txbxContent>
                      <w:p w:rsidR="00FA1022" w:rsidRPr="0067594E" w:rsidRDefault="00FA1022" w:rsidP="007E05A7">
                        <w:pPr>
                          <w:rPr>
                            <w:lang w:val="en-US"/>
                          </w:rPr>
                        </w:pPr>
                        <w:r w:rsidRPr="0067594E">
                          <w:rPr>
                            <w:lang w:val="en-US"/>
                          </w:rPr>
                          <w:t>This gray text field is read-only and is automatically filled when selecting a key combination from the drop down menu on the right</w:t>
                        </w:r>
                      </w:p>
                    </w:txbxContent>
                  </v:textbox>
                </v:shape>
                <v:shape id="_x0000_s1051" type="#_x0000_t202" style="position:absolute;left:37719;top:6093;width:24199;height:5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ha2sUA&#10;AADcAAAADwAAAGRycy9kb3ducmV2LnhtbESPQWsCMRSE74L/ITyhN81WsNitUYoieKvVQuntNXlu&#10;Fjcv6yaua399Iwgeh5n5hpktOleJlppQelbwPMpAEGtvSi4UfO3XwymIEJENVp5JwZUCLOb93gxz&#10;4y/8Se0uFiJBOOSowMZY51IGbclhGPmaOHkH3ziMSTaFNA1eEtxVcpxlL9JhyWnBYk1LS/q4OzsF&#10;YbU91fqw/T1ac/37WLUT/b3+Uepp0L2/gYjUxUf43t4YBePXCdzOpCM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CFraxQAAANwAAAAPAAAAAAAAAAAAAAAAAJgCAABkcnMv&#10;ZG93bnJldi54bWxQSwUGAAAAAAQABAD1AAAAigMAAAAA&#10;">
                  <v:textbox style="mso-fit-shape-to-text:t">
                    <w:txbxContent>
                      <w:p w:rsidR="00FA1022" w:rsidRPr="0067594E" w:rsidRDefault="00FA1022" w:rsidP="00A37165">
                        <w:pPr>
                          <w:rPr>
                            <w:lang w:val="en-US"/>
                          </w:rPr>
                        </w:pPr>
                        <w:r w:rsidRPr="0067594E">
                          <w:rPr>
                            <w:lang w:val="en-US"/>
                          </w:rPr>
                          <w:t xml:space="preserve">This drop down menu includes all the possible key presses. </w:t>
                        </w:r>
                      </w:p>
                    </w:txbxContent>
                  </v:textbox>
                </v:shape>
              </v:group>
            </w:pict>
          </mc:Fallback>
        </mc:AlternateContent>
      </w:r>
      <w:r w:rsidRPr="00C305C0">
        <w:rPr>
          <w:noProof/>
        </w:rPr>
        <w:drawing>
          <wp:inline distT="0" distB="0" distL="0" distR="0" wp14:anchorId="2A0D8D0F" wp14:editId="64E943AD">
            <wp:extent cx="5725324" cy="3038899"/>
            <wp:effectExtent l="0" t="0" r="8890"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37B7.tmp"/>
                    <pic:cNvPicPr/>
                  </pic:nvPicPr>
                  <pic:blipFill>
                    <a:blip r:embed="rId41">
                      <a:extLst>
                        <a:ext uri="{28A0092B-C50C-407E-A947-70E740481C1C}">
                          <a14:useLocalDpi xmlns:a14="http://schemas.microsoft.com/office/drawing/2010/main" val="0"/>
                        </a:ext>
                      </a:extLst>
                    </a:blip>
                    <a:stretch>
                      <a:fillRect/>
                    </a:stretch>
                  </pic:blipFill>
                  <pic:spPr>
                    <a:xfrm>
                      <a:off x="0" y="0"/>
                      <a:ext cx="5725324" cy="3038899"/>
                    </a:xfrm>
                    <a:prstGeom prst="rect">
                      <a:avLst/>
                    </a:prstGeom>
                  </pic:spPr>
                </pic:pic>
              </a:graphicData>
            </a:graphic>
          </wp:inline>
        </w:drawing>
      </w:r>
    </w:p>
    <w:p w:rsidR="00EC39E8" w:rsidRPr="00C305C0" w:rsidRDefault="00EC39E8" w:rsidP="00EC39E8">
      <w:pPr>
        <w:rPr>
          <w:lang w:val="en-US"/>
        </w:rPr>
      </w:pPr>
    </w:p>
    <w:p w:rsidR="00A37165" w:rsidRPr="00C305C0" w:rsidRDefault="00A37165" w:rsidP="00EC39E8">
      <w:pPr>
        <w:rPr>
          <w:lang w:val="en-US"/>
        </w:rPr>
      </w:pPr>
    </w:p>
    <w:p w:rsidR="00A37165" w:rsidRPr="00C305C0" w:rsidRDefault="00A37165" w:rsidP="00EC39E8">
      <w:pPr>
        <w:rPr>
          <w:lang w:val="en-US"/>
        </w:rPr>
      </w:pPr>
    </w:p>
    <w:p w:rsidR="00A37165" w:rsidRPr="00C305C0" w:rsidRDefault="00A37165" w:rsidP="00EC39E8">
      <w:pPr>
        <w:rPr>
          <w:lang w:val="en-US"/>
        </w:rPr>
      </w:pPr>
    </w:p>
    <w:p w:rsidR="00A37165" w:rsidRPr="00C305C0" w:rsidRDefault="00A37165" w:rsidP="00EC39E8">
      <w:pPr>
        <w:rPr>
          <w:lang w:val="en-US"/>
        </w:rPr>
      </w:pPr>
    </w:p>
    <w:p w:rsidR="00A37165" w:rsidRPr="00C305C0" w:rsidRDefault="00A37165" w:rsidP="00EC39E8">
      <w:pPr>
        <w:rPr>
          <w:lang w:val="en-US"/>
        </w:rPr>
      </w:pPr>
    </w:p>
    <w:p w:rsidR="008D0BC4" w:rsidRPr="00C305C0" w:rsidRDefault="008D0BC4" w:rsidP="00EC39E8">
      <w:pPr>
        <w:rPr>
          <w:lang w:val="en-US"/>
        </w:rPr>
      </w:pPr>
    </w:p>
    <w:p w:rsidR="00A37165" w:rsidRPr="00C305C0" w:rsidRDefault="007E05A7" w:rsidP="005334B9">
      <w:pPr>
        <w:rPr>
          <w:lang w:val="en-US"/>
        </w:rPr>
      </w:pPr>
      <w:r w:rsidRPr="00C305C0">
        <w:rPr>
          <w:lang w:val="en-US"/>
        </w:rPr>
        <w:t xml:space="preserve">When a key is selected from the drop down of possible key presses, it is added to the key code field and once the settings are applied, it the key will be pressed whenever the stick is moved to the respective direction. If you would like to change the assigned key, you must select “clear </w:t>
      </w:r>
      <w:proofErr w:type="spellStart"/>
      <w:r w:rsidRPr="00C305C0">
        <w:rPr>
          <w:lang w:val="en-US"/>
        </w:rPr>
        <w:t>keycodes</w:t>
      </w:r>
      <w:proofErr w:type="spellEnd"/>
      <w:r w:rsidR="005334B9" w:rsidRPr="00C305C0">
        <w:rPr>
          <w:lang w:val="en-US"/>
        </w:rPr>
        <w:fldChar w:fldCharType="begin"/>
      </w:r>
      <w:r w:rsidR="005334B9" w:rsidRPr="00C305C0">
        <w:rPr>
          <w:lang w:val="en-US"/>
        </w:rPr>
        <w:instrText xml:space="preserve"> XE "</w:instrText>
      </w:r>
      <w:proofErr w:type="spellStart"/>
      <w:r w:rsidR="005334B9" w:rsidRPr="00C305C0">
        <w:rPr>
          <w:lang w:val="en-US"/>
        </w:rPr>
        <w:instrText>Keycodes</w:instrText>
      </w:r>
      <w:proofErr w:type="spellEnd"/>
      <w:r w:rsidR="005334B9" w:rsidRPr="00C305C0">
        <w:rPr>
          <w:lang w:val="en-US"/>
        </w:rPr>
        <w:instrText xml:space="preserve">" </w:instrText>
      </w:r>
      <w:r w:rsidR="005334B9" w:rsidRPr="00C305C0">
        <w:rPr>
          <w:lang w:val="en-US"/>
        </w:rPr>
        <w:fldChar w:fldCharType="end"/>
      </w:r>
      <w:r w:rsidRPr="00C305C0">
        <w:rPr>
          <w:lang w:val="en-US"/>
        </w:rPr>
        <w:t xml:space="preserve">” before selecting a new key. If you do not clear the </w:t>
      </w:r>
      <w:proofErr w:type="spellStart"/>
      <w:r w:rsidRPr="00C305C0">
        <w:rPr>
          <w:lang w:val="en-US"/>
        </w:rPr>
        <w:t>keycode</w:t>
      </w:r>
      <w:proofErr w:type="spellEnd"/>
      <w:r w:rsidRPr="00C305C0">
        <w:rPr>
          <w:lang w:val="en-US"/>
        </w:rPr>
        <w:t xml:space="preserve"> prior to reselecting, both keys will be pressed when the stick movement is executed. </w:t>
      </w:r>
    </w:p>
    <w:p w:rsidR="007E05A7" w:rsidRPr="00C305C0" w:rsidRDefault="007E05A7" w:rsidP="007E05A7">
      <w:pPr>
        <w:rPr>
          <w:lang w:val="en-US"/>
        </w:rPr>
      </w:pPr>
      <w:r w:rsidRPr="00C305C0">
        <w:rPr>
          <w:lang w:val="en-US"/>
        </w:rPr>
        <w:t xml:space="preserve">Sometimes pressing multiple keys is the desired outcome, so if you would like to press multiple keys at once, simply select the appropriate keys and they will be added to the key code. </w:t>
      </w:r>
    </w:p>
    <w:p w:rsidR="008D0BC4" w:rsidRPr="00C305C0" w:rsidRDefault="008D0BC4" w:rsidP="007E05A7">
      <w:pPr>
        <w:rPr>
          <w:lang w:val="en-US"/>
        </w:rPr>
      </w:pPr>
    </w:p>
    <w:p w:rsidR="007E05A7" w:rsidRPr="00C305C0" w:rsidRDefault="007E05A7" w:rsidP="007E05A7">
      <w:pPr>
        <w:rPr>
          <w:lang w:val="en-US"/>
        </w:rPr>
      </w:pPr>
      <w:r w:rsidRPr="00C305C0">
        <w:rPr>
          <w:lang w:val="en-US"/>
        </w:rPr>
        <w:t>Common key combinations include: KEY_CTRL + KEY_ALT + KEY_ DELETE</w:t>
      </w:r>
    </w:p>
    <w:p w:rsidR="008D0BC4" w:rsidRPr="00C305C0" w:rsidRDefault="008D0BC4" w:rsidP="007E05A7">
      <w:pPr>
        <w:rPr>
          <w:lang w:val="en-US"/>
        </w:rPr>
      </w:pPr>
      <w:r w:rsidRPr="00C305C0">
        <w:rPr>
          <w:lang w:val="en-US"/>
        </w:rPr>
        <w:t xml:space="preserve">                                                          KEY_CTRL + Z: triggers undo function</w:t>
      </w:r>
    </w:p>
    <w:p w:rsidR="008D0BC4" w:rsidRPr="00C305C0" w:rsidRDefault="008D0BC4" w:rsidP="007E05A7">
      <w:pPr>
        <w:rPr>
          <w:lang w:val="en-US"/>
        </w:rPr>
      </w:pPr>
      <w:r w:rsidRPr="00C305C0">
        <w:rPr>
          <w:lang w:val="en-US"/>
        </w:rPr>
        <w:tab/>
      </w:r>
      <w:r w:rsidRPr="00C305C0">
        <w:rPr>
          <w:lang w:val="en-US"/>
        </w:rPr>
        <w:tab/>
      </w:r>
      <w:r w:rsidRPr="00C305C0">
        <w:rPr>
          <w:lang w:val="en-US"/>
        </w:rPr>
        <w:tab/>
      </w:r>
      <w:r w:rsidRPr="00C305C0">
        <w:rPr>
          <w:lang w:val="en-US"/>
        </w:rPr>
        <w:tab/>
      </w:r>
      <w:r w:rsidRPr="00C305C0">
        <w:rPr>
          <w:lang w:val="en-US"/>
        </w:rPr>
        <w:tab/>
        <w:t>KEY_CTRL + C: triggers copy function</w:t>
      </w:r>
    </w:p>
    <w:p w:rsidR="008D0BC4" w:rsidRPr="00C305C0" w:rsidRDefault="008D0BC4" w:rsidP="007E05A7">
      <w:pPr>
        <w:rPr>
          <w:lang w:val="en-US"/>
        </w:rPr>
      </w:pPr>
      <w:r w:rsidRPr="00C305C0">
        <w:rPr>
          <w:lang w:val="en-US"/>
        </w:rPr>
        <w:tab/>
      </w:r>
      <w:r w:rsidRPr="00C305C0">
        <w:rPr>
          <w:lang w:val="en-US"/>
        </w:rPr>
        <w:tab/>
      </w:r>
      <w:r w:rsidRPr="00C305C0">
        <w:rPr>
          <w:lang w:val="en-US"/>
        </w:rPr>
        <w:tab/>
      </w:r>
      <w:r w:rsidRPr="00C305C0">
        <w:rPr>
          <w:lang w:val="en-US"/>
        </w:rPr>
        <w:tab/>
      </w:r>
      <w:r w:rsidRPr="00C305C0">
        <w:rPr>
          <w:lang w:val="en-US"/>
        </w:rPr>
        <w:tab/>
        <w:t>KEY_CTRL + V: triggers paste function</w:t>
      </w:r>
    </w:p>
    <w:p w:rsidR="008D0BC4" w:rsidRPr="00C305C0" w:rsidRDefault="008D0BC4" w:rsidP="007E05A7">
      <w:pPr>
        <w:rPr>
          <w:lang w:val="en-US"/>
        </w:rPr>
      </w:pPr>
    </w:p>
    <w:p w:rsidR="007E05A7" w:rsidRPr="00C305C0" w:rsidRDefault="008D0BC4" w:rsidP="008D0BC4">
      <w:pPr>
        <w:pStyle w:val="berschrift4"/>
        <w:rPr>
          <w:lang w:val="en-US"/>
        </w:rPr>
      </w:pPr>
      <w:r w:rsidRPr="00C305C0">
        <w:rPr>
          <w:lang w:val="en-US"/>
        </w:rPr>
        <w:lastRenderedPageBreak/>
        <w:t>No action</w:t>
      </w:r>
    </w:p>
    <w:p w:rsidR="008D0BC4" w:rsidRPr="00C305C0" w:rsidRDefault="008D0BC4" w:rsidP="008D0BC4">
      <w:pPr>
        <w:rPr>
          <w:lang w:val="en-US"/>
        </w:rPr>
      </w:pPr>
      <w:r w:rsidRPr="00C305C0">
        <w:rPr>
          <w:lang w:val="en-US"/>
        </w:rPr>
        <w:t>If “No action” is selected from the function menu, then no action will be done when executing a particular movement. For example, consider the following case:</w:t>
      </w:r>
    </w:p>
    <w:p w:rsidR="008D0BC4" w:rsidRPr="00C305C0" w:rsidRDefault="0095512E" w:rsidP="008D0BC4">
      <w:pPr>
        <w:rPr>
          <w:lang w:val="en-US"/>
        </w:rPr>
      </w:pPr>
      <w:r w:rsidRPr="00C305C0">
        <w:rPr>
          <w:noProof/>
        </w:rPr>
        <w:drawing>
          <wp:inline distT="0" distB="0" distL="0" distR="0" wp14:anchorId="63D62BC5" wp14:editId="2A5A224C">
            <wp:extent cx="5725324" cy="3010320"/>
            <wp:effectExtent l="0" t="0" r="889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6E21.tmp"/>
                    <pic:cNvPicPr/>
                  </pic:nvPicPr>
                  <pic:blipFill>
                    <a:blip r:embed="rId42">
                      <a:extLst>
                        <a:ext uri="{28A0092B-C50C-407E-A947-70E740481C1C}">
                          <a14:useLocalDpi xmlns:a14="http://schemas.microsoft.com/office/drawing/2010/main" val="0"/>
                        </a:ext>
                      </a:extLst>
                    </a:blip>
                    <a:stretch>
                      <a:fillRect/>
                    </a:stretch>
                  </pic:blipFill>
                  <pic:spPr>
                    <a:xfrm>
                      <a:off x="0" y="0"/>
                      <a:ext cx="5725324" cy="3010320"/>
                    </a:xfrm>
                    <a:prstGeom prst="rect">
                      <a:avLst/>
                    </a:prstGeom>
                  </pic:spPr>
                </pic:pic>
              </a:graphicData>
            </a:graphic>
          </wp:inline>
        </w:drawing>
      </w:r>
    </w:p>
    <w:p w:rsidR="00390A44" w:rsidRPr="00C305C0" w:rsidRDefault="00390A44" w:rsidP="008D0BC4">
      <w:pPr>
        <w:rPr>
          <w:lang w:val="en-US"/>
        </w:rPr>
      </w:pPr>
    </w:p>
    <w:p w:rsidR="008D0BC4" w:rsidRPr="00C305C0" w:rsidRDefault="008D0BC4" w:rsidP="006A7253">
      <w:pPr>
        <w:rPr>
          <w:lang w:val="en-US"/>
        </w:rPr>
      </w:pPr>
      <w:r w:rsidRPr="00C305C0">
        <w:rPr>
          <w:lang w:val="en-US"/>
        </w:rPr>
        <w:t>In the picture, “No action” is selected for “</w:t>
      </w:r>
      <w:r w:rsidR="006A7253">
        <w:rPr>
          <w:lang w:val="en-US"/>
        </w:rPr>
        <w:t>Action</w:t>
      </w:r>
      <w:r w:rsidRPr="00C305C0">
        <w:rPr>
          <w:lang w:val="en-US"/>
        </w:rPr>
        <w:t xml:space="preserve"> for Up”. This means that if you move the </w:t>
      </w:r>
      <w:proofErr w:type="spellStart"/>
      <w:r w:rsidR="008A2394">
        <w:rPr>
          <w:lang w:val="en-US"/>
        </w:rPr>
        <w:t>FLipMouse</w:t>
      </w:r>
      <w:proofErr w:type="spellEnd"/>
      <w:r w:rsidRPr="00C305C0">
        <w:rPr>
          <w:lang w:val="en-US"/>
        </w:rPr>
        <w:t xml:space="preserve"> stick in the upwards direction, nothing will happen. </w:t>
      </w:r>
    </w:p>
    <w:p w:rsidR="008D0BC4" w:rsidRPr="00C305C0" w:rsidRDefault="008D0BC4" w:rsidP="008D0BC4">
      <w:pPr>
        <w:rPr>
          <w:lang w:val="en-US"/>
        </w:rPr>
      </w:pPr>
    </w:p>
    <w:p w:rsidR="00A37165" w:rsidRPr="00C305C0" w:rsidRDefault="008D0BC4" w:rsidP="008D0BC4">
      <w:pPr>
        <w:pStyle w:val="berschrift4"/>
        <w:rPr>
          <w:lang w:val="en-US"/>
        </w:rPr>
      </w:pPr>
      <w:r w:rsidRPr="00C305C0">
        <w:rPr>
          <w:lang w:val="en-US"/>
        </w:rPr>
        <w:t>Click left/middle/right mouse buttons</w:t>
      </w:r>
    </w:p>
    <w:p w:rsidR="00452A7A" w:rsidRPr="00C305C0" w:rsidRDefault="008A2394" w:rsidP="00452A7A">
      <w:pPr>
        <w:rPr>
          <w:lang w:val="en-US"/>
        </w:rPr>
      </w:pPr>
      <w:proofErr w:type="spellStart"/>
      <w:r>
        <w:rPr>
          <w:lang w:val="en-US"/>
        </w:rPr>
        <w:t>FLipMouse</w:t>
      </w:r>
      <w:proofErr w:type="spellEnd"/>
      <w:r w:rsidR="00452A7A" w:rsidRPr="00C305C0">
        <w:rPr>
          <w:lang w:val="en-US"/>
        </w:rPr>
        <w:t xml:space="preserve"> </w:t>
      </w:r>
      <w:r w:rsidR="00177645" w:rsidRPr="00C305C0">
        <w:rPr>
          <w:lang w:val="en-US"/>
        </w:rPr>
        <w:t xml:space="preserve">stick </w:t>
      </w:r>
      <w:r w:rsidR="00452A7A" w:rsidRPr="00C305C0">
        <w:rPr>
          <w:lang w:val="en-US"/>
        </w:rPr>
        <w:t xml:space="preserve">movements can act as mouse buttons. You may assign any desired stick movement direction to trigger </w:t>
      </w:r>
      <w:r w:rsidR="002C29BB" w:rsidRPr="00C305C0">
        <w:rPr>
          <w:lang w:val="en-US"/>
        </w:rPr>
        <w:t>a</w:t>
      </w:r>
      <w:r w:rsidR="00452A7A" w:rsidRPr="00C305C0">
        <w:rPr>
          <w:lang w:val="en-US"/>
        </w:rPr>
        <w:t xml:space="preserve"> right click, a middle click or a left click.</w:t>
      </w:r>
    </w:p>
    <w:p w:rsidR="00177645" w:rsidRPr="00C305C0" w:rsidRDefault="00177645" w:rsidP="00452A7A">
      <w:pPr>
        <w:rPr>
          <w:lang w:val="en-US"/>
        </w:rPr>
      </w:pPr>
    </w:p>
    <w:p w:rsidR="00177645" w:rsidRPr="00C305C0" w:rsidRDefault="00177645" w:rsidP="00177645">
      <w:pPr>
        <w:pStyle w:val="berschrift4"/>
        <w:rPr>
          <w:lang w:val="en-US"/>
        </w:rPr>
      </w:pPr>
      <w:r w:rsidRPr="00C305C0">
        <w:rPr>
          <w:lang w:val="en-US"/>
        </w:rPr>
        <w:t>Double click left mouse button</w:t>
      </w:r>
    </w:p>
    <w:p w:rsidR="00177645" w:rsidRPr="00C305C0" w:rsidRDefault="00177645" w:rsidP="00177645">
      <w:pPr>
        <w:rPr>
          <w:lang w:val="en-US"/>
        </w:rPr>
      </w:pPr>
      <w:r w:rsidRPr="00C305C0">
        <w:rPr>
          <w:lang w:val="en-US"/>
        </w:rPr>
        <w:t xml:space="preserve">Double clicking the left mouse button may be necessary in cases such as opening a file. However, producing a double click with the regular click mouse button function may not be </w:t>
      </w:r>
      <w:r w:rsidR="002C29BB" w:rsidRPr="00C305C0">
        <w:rPr>
          <w:lang w:val="en-US"/>
        </w:rPr>
        <w:t>convenient</w:t>
      </w:r>
      <w:r w:rsidRPr="00C305C0">
        <w:rPr>
          <w:lang w:val="en-US"/>
        </w:rPr>
        <w:t xml:space="preserve">, so you may assign a double click of the left mouse button instead. </w:t>
      </w:r>
    </w:p>
    <w:p w:rsidR="00177645" w:rsidRPr="00C305C0" w:rsidRDefault="00177645" w:rsidP="00452A7A">
      <w:pPr>
        <w:rPr>
          <w:lang w:val="en-US"/>
        </w:rPr>
      </w:pPr>
    </w:p>
    <w:p w:rsidR="00177645" w:rsidRPr="00C305C0" w:rsidRDefault="00450C22" w:rsidP="00177645">
      <w:pPr>
        <w:pStyle w:val="berschrift4"/>
        <w:rPr>
          <w:lang w:val="en-US"/>
        </w:rPr>
      </w:pPr>
      <w:r w:rsidRPr="00C305C0">
        <w:rPr>
          <w:lang w:val="en-US"/>
        </w:rPr>
        <w:t>Hold</w:t>
      </w:r>
      <w:r w:rsidR="00177645" w:rsidRPr="00C305C0">
        <w:rPr>
          <w:lang w:val="en-US"/>
        </w:rPr>
        <w:t xml:space="preserve"> left/middle/right mouse buttons</w:t>
      </w:r>
    </w:p>
    <w:p w:rsidR="00177645" w:rsidRPr="00C305C0" w:rsidRDefault="00177645" w:rsidP="00450C22">
      <w:pPr>
        <w:rPr>
          <w:lang w:val="en-US"/>
        </w:rPr>
      </w:pPr>
      <w:r w:rsidRPr="00C305C0">
        <w:rPr>
          <w:lang w:val="en-US"/>
        </w:rPr>
        <w:t xml:space="preserve">The click mouse button options </w:t>
      </w:r>
      <w:r w:rsidR="002C29BB" w:rsidRPr="00C305C0">
        <w:rPr>
          <w:lang w:val="en-US"/>
        </w:rPr>
        <w:t>imitate</w:t>
      </w:r>
      <w:r w:rsidRPr="00C305C0">
        <w:rPr>
          <w:lang w:val="en-US"/>
        </w:rPr>
        <w:t xml:space="preserve"> a quick mouse click, however sometimes it is necessary to continue pressing a particular mouse button (for </w:t>
      </w:r>
      <w:r w:rsidR="002C29BB" w:rsidRPr="00C305C0">
        <w:rPr>
          <w:lang w:val="en-US"/>
        </w:rPr>
        <w:t>example</w:t>
      </w:r>
      <w:r w:rsidRPr="00C305C0">
        <w:rPr>
          <w:lang w:val="en-US"/>
        </w:rPr>
        <w:t>, when dragging a file, continuously pressing the left mouse click is necessary). For this purpose</w:t>
      </w:r>
      <w:r w:rsidR="002C29BB" w:rsidRPr="00C305C0">
        <w:rPr>
          <w:lang w:val="en-US"/>
        </w:rPr>
        <w:t>, the</w:t>
      </w:r>
      <w:r w:rsidRPr="00C305C0">
        <w:rPr>
          <w:lang w:val="en-US"/>
        </w:rPr>
        <w:t xml:space="preserve"> </w:t>
      </w:r>
      <w:proofErr w:type="spellStart"/>
      <w:r w:rsidR="008A2394">
        <w:rPr>
          <w:lang w:val="en-US"/>
        </w:rPr>
        <w:t>FLipMouse</w:t>
      </w:r>
      <w:proofErr w:type="spellEnd"/>
      <w:r w:rsidRPr="00C305C0">
        <w:rPr>
          <w:lang w:val="en-US"/>
        </w:rPr>
        <w:t xml:space="preserve"> application allows assigning a button </w:t>
      </w:r>
      <w:r w:rsidR="00450C22" w:rsidRPr="00C305C0">
        <w:rPr>
          <w:lang w:val="en-US"/>
        </w:rPr>
        <w:t xml:space="preserve">holding </w:t>
      </w:r>
      <w:r w:rsidR="002C29BB" w:rsidRPr="00C305C0">
        <w:rPr>
          <w:lang w:val="en-US"/>
        </w:rPr>
        <w:t>function</w:t>
      </w:r>
      <w:r w:rsidRPr="00C305C0">
        <w:rPr>
          <w:lang w:val="en-US"/>
        </w:rPr>
        <w:t xml:space="preserve"> to one of the stick movement directions. </w:t>
      </w:r>
    </w:p>
    <w:p w:rsidR="00177645" w:rsidRPr="00C305C0" w:rsidRDefault="00177645" w:rsidP="00177645">
      <w:pPr>
        <w:rPr>
          <w:lang w:val="en-US"/>
        </w:rPr>
      </w:pPr>
    </w:p>
    <w:p w:rsidR="00177645" w:rsidRPr="00C305C0" w:rsidRDefault="00177645" w:rsidP="00177645">
      <w:pPr>
        <w:pStyle w:val="berschrift4"/>
        <w:rPr>
          <w:lang w:val="en-US"/>
        </w:rPr>
      </w:pPr>
      <w:r w:rsidRPr="00C305C0">
        <w:rPr>
          <w:lang w:val="en-US"/>
        </w:rPr>
        <w:lastRenderedPageBreak/>
        <w:t>Wheel up/down</w:t>
      </w:r>
    </w:p>
    <w:p w:rsidR="00177645" w:rsidRPr="00C305C0" w:rsidRDefault="004C5019" w:rsidP="00907AD0">
      <w:pPr>
        <w:rPr>
          <w:lang w:val="en-US"/>
        </w:rPr>
      </w:pPr>
      <w:r w:rsidRPr="00C305C0">
        <w:rPr>
          <w:lang w:val="en-US"/>
        </w:rPr>
        <w:t xml:space="preserve">The options “Wheel up” or “Wheel down” emulate a scroll wheel, otherwise known as the mouse wheel. The picture below displays an example of a scroll wheel. </w:t>
      </w:r>
      <w:r w:rsidR="00907AD0" w:rsidRPr="00C305C0">
        <w:rPr>
          <w:lang w:val="en-US"/>
        </w:rPr>
        <w:t>Triggering the “Wheel up” option results in upwards scrolling, while “wheel down” results in downward scrolling.</w:t>
      </w:r>
    </w:p>
    <w:p w:rsidR="004C5019" w:rsidRPr="00C305C0" w:rsidRDefault="00907AD0" w:rsidP="004C5019">
      <w:pPr>
        <w:rPr>
          <w:lang w:val="en-US"/>
        </w:rPr>
      </w:pPr>
      <w:r w:rsidRPr="00C305C0">
        <w:rPr>
          <w:noProof/>
        </w:rPr>
        <mc:AlternateContent>
          <mc:Choice Requires="wps">
            <w:drawing>
              <wp:anchor distT="0" distB="0" distL="114300" distR="114300" simplePos="0" relativeHeight="251704320" behindDoc="0" locked="0" layoutInCell="1" allowOverlap="1" wp14:anchorId="19726F99" wp14:editId="562FF64E">
                <wp:simplePos x="0" y="0"/>
                <wp:positionH relativeFrom="column">
                  <wp:posOffset>2926715</wp:posOffset>
                </wp:positionH>
                <wp:positionV relativeFrom="paragraph">
                  <wp:posOffset>-200025</wp:posOffset>
                </wp:positionV>
                <wp:extent cx="2752725" cy="1403985"/>
                <wp:effectExtent l="0" t="0" r="28575" b="1524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1403985"/>
                        </a:xfrm>
                        <a:prstGeom prst="rect">
                          <a:avLst/>
                        </a:prstGeom>
                        <a:solidFill>
                          <a:srgbClr val="FFFFFF"/>
                        </a:solidFill>
                        <a:ln w="9525">
                          <a:solidFill>
                            <a:srgbClr val="000000"/>
                          </a:solidFill>
                          <a:miter lim="800000"/>
                          <a:headEnd/>
                          <a:tailEnd/>
                        </a:ln>
                      </wps:spPr>
                      <wps:txbx>
                        <w:txbxContent>
                          <w:p w:rsidR="00FA1022" w:rsidRPr="0067594E" w:rsidRDefault="00FA1022" w:rsidP="00907AD0">
                            <w:pPr>
                              <w:rPr>
                                <w:lang w:val="en-US"/>
                              </w:rPr>
                            </w:pPr>
                            <w:r w:rsidRPr="0067594E">
                              <w:rPr>
                                <w:lang w:val="en-US"/>
                              </w:rPr>
                              <w:t>Scroll wheel on a typical computer mouse; allows scrolling in both directions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2" type="#_x0000_t202" style="position:absolute;margin-left:230.45pt;margin-top:-15.75pt;width:216.75pt;height:110.55pt;z-index:2517043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">
                <v:textbox style="mso-fit-shape-to-text:t">
                  <w:txbxContent>
                    <w:p w:rsidR="00FA1022" w:rsidRPr="0067594E" w:rsidRDefault="00FA1022" w:rsidP="00907AD0">
                      <w:pPr>
                        <w:rPr>
                          <w:lang w:val="en-US"/>
                        </w:rPr>
                      </w:pPr>
                      <w:r w:rsidRPr="0067594E">
                        <w:rPr>
                          <w:lang w:val="en-US"/>
                        </w:rPr>
                        <w:t>Scroll wheel on a typical computer mouse; allows scrolling in both directions</w:t>
                      </w:r>
                    </w:p>
                  </w:txbxContent>
                </v:textbox>
              </v:shape>
            </w:pict>
          </mc:Fallback>
        </mc:AlternateContent>
      </w:r>
      <w:r w:rsidRPr="00C305C0">
        <w:rPr>
          <w:noProof/>
        </w:rPr>
        <mc:AlternateContent>
          <mc:Choice Requires="wps">
            <w:drawing>
              <wp:anchor distT="0" distB="0" distL="114300" distR="114300" simplePos="0" relativeHeight="251702272" behindDoc="0" locked="0" layoutInCell="1" allowOverlap="1" wp14:anchorId="0908F13F" wp14:editId="371BA85F">
                <wp:simplePos x="0" y="0"/>
                <wp:positionH relativeFrom="column">
                  <wp:posOffset>2337435</wp:posOffset>
                </wp:positionH>
                <wp:positionV relativeFrom="paragraph">
                  <wp:posOffset>151130</wp:posOffset>
                </wp:positionV>
                <wp:extent cx="1076325" cy="552450"/>
                <wp:effectExtent l="38100" t="0" r="28575" b="57150"/>
                <wp:wrapNone/>
                <wp:docPr id="19" name="Straight Arrow Connector 19"/>
                <wp:cNvGraphicFramePr/>
                <a:graphic xmlns:a="http://schemas.openxmlformats.org/drawingml/2006/main">
                  <a:graphicData uri="http://schemas.microsoft.com/office/word/2010/wordprocessingShape">
                    <wps:wsp>
                      <wps:cNvCnPr/>
                      <wps:spPr>
                        <a:xfrm flipH="1">
                          <a:off x="0" y="0"/>
                          <a:ext cx="1076325" cy="55245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9" o:spid="_x0000_s1026" type="#_x0000_t32" style="position:absolute;margin-left:184.05pt;margin-top:11.9pt;width:84.75pt;height:43.5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" strokecolor="red">
                <v:stroke endarrow="open"/>
              </v:shape>
            </w:pict>
          </mc:Fallback>
        </mc:AlternateContent>
      </w:r>
      <w:r w:rsidR="004C5019" w:rsidRPr="00C305C0">
        <w:rPr>
          <w:noProof/>
        </w:rPr>
        <w:drawing>
          <wp:inline distT="0" distB="0" distL="0" distR="0" wp14:anchorId="3B171DFA" wp14:editId="00E5D505">
            <wp:extent cx="2920916" cy="19907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84EA.tmp"/>
                    <pic:cNvPicPr/>
                  </pic:nvPicPr>
                  <pic:blipFill rotWithShape="1">
                    <a:blip r:embed="rId43">
                      <a:extLst>
                        <a:ext uri="{28A0092B-C50C-407E-A947-70E740481C1C}">
                          <a14:useLocalDpi xmlns:a14="http://schemas.microsoft.com/office/drawing/2010/main" val="0"/>
                        </a:ext>
                      </a:extLst>
                    </a:blip>
                    <a:srcRect t="1400"/>
                    <a:stretch/>
                  </pic:blipFill>
                  <pic:spPr bwMode="auto">
                    <a:xfrm flipH="1">
                      <a:off x="0" y="0"/>
                      <a:ext cx="2921411" cy="1991063"/>
                    </a:xfrm>
                    <a:prstGeom prst="rect">
                      <a:avLst/>
                    </a:prstGeom>
                    <a:ln>
                      <a:noFill/>
                    </a:ln>
                    <a:extLst>
                      <a:ext uri="{53640926-AAD7-44D8-BBD7-CCE9431645EC}">
                        <a14:shadowObscured xmlns:a14="http://schemas.microsoft.com/office/drawing/2010/main"/>
                      </a:ext>
                    </a:extLst>
                  </pic:spPr>
                </pic:pic>
              </a:graphicData>
            </a:graphic>
          </wp:inline>
        </w:drawing>
      </w:r>
    </w:p>
    <w:p w:rsidR="004C5019" w:rsidRPr="00C305C0" w:rsidRDefault="004C5019" w:rsidP="00177645">
      <w:pPr>
        <w:rPr>
          <w:lang w:val="en-US"/>
        </w:rPr>
      </w:pPr>
    </w:p>
    <w:p w:rsidR="008C2237" w:rsidRPr="00C305C0" w:rsidRDefault="008C2237" w:rsidP="00177645">
      <w:pPr>
        <w:rPr>
          <w:lang w:val="en-US"/>
        </w:rPr>
      </w:pPr>
    </w:p>
    <w:p w:rsidR="00177645" w:rsidRPr="00C305C0" w:rsidRDefault="00177645" w:rsidP="008C2237">
      <w:pPr>
        <w:pStyle w:val="berschrift4"/>
        <w:rPr>
          <w:lang w:val="en-US"/>
        </w:rPr>
      </w:pPr>
      <w:r w:rsidRPr="00C305C0">
        <w:rPr>
          <w:lang w:val="en-US"/>
        </w:rPr>
        <w:t xml:space="preserve">Mouse move </w:t>
      </w:r>
      <w:r w:rsidR="008C2237" w:rsidRPr="00C305C0">
        <w:rPr>
          <w:lang w:val="en-US"/>
        </w:rPr>
        <w:t>X or Y</w:t>
      </w:r>
    </w:p>
    <w:p w:rsidR="008C2237" w:rsidRPr="00C305C0" w:rsidRDefault="00907AD0" w:rsidP="00907AD0">
      <w:pPr>
        <w:rPr>
          <w:lang w:val="en-US"/>
        </w:rPr>
      </w:pPr>
      <w:r w:rsidRPr="00C305C0">
        <w:rPr>
          <w:lang w:val="en-US"/>
        </w:rPr>
        <w:t xml:space="preserve">As mentioned on page 14, the cursor movements on the computer screen occur in both vertical and horizontal direction, where vertical movements are movements across the X axis and horizontal movements are movements across the Y axis. The “Move mouse X” </w:t>
      </w:r>
      <w:r w:rsidR="008C2237" w:rsidRPr="00C305C0">
        <w:rPr>
          <w:lang w:val="en-US"/>
        </w:rPr>
        <w:t>and “Move mouse Y” emulate computer mouse movements and when triggered they result in mouse movements in the selected axis</w:t>
      </w:r>
    </w:p>
    <w:p w:rsidR="00907AD0" w:rsidRPr="00C305C0" w:rsidRDefault="00907AD0" w:rsidP="00907AD0">
      <w:pPr>
        <w:rPr>
          <w:lang w:val="en-US"/>
        </w:rPr>
      </w:pPr>
      <w:r w:rsidRPr="00C305C0">
        <w:rPr>
          <w:lang w:val="en-US"/>
        </w:rPr>
        <w:t>These two options also require a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Pr="00C305C0">
        <w:rPr>
          <w:lang w:val="en-US"/>
        </w:rPr>
        <w:t xml:space="preserve"> parameter to indicate how quickly the cursor should move in each case. </w:t>
      </w:r>
      <w:r w:rsidR="008C2237" w:rsidRPr="00C305C0">
        <w:rPr>
          <w:lang w:val="en-US"/>
        </w:rPr>
        <w:t>The input field for the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008C2237" w:rsidRPr="00C305C0">
        <w:rPr>
          <w:lang w:val="en-US"/>
        </w:rPr>
        <w:t xml:space="preserve"> parameter appears once the mouse move option is selected. </w:t>
      </w:r>
    </w:p>
    <w:p w:rsidR="008C2237" w:rsidRPr="00C305C0" w:rsidRDefault="008C2237" w:rsidP="00907AD0">
      <w:pPr>
        <w:rPr>
          <w:lang w:val="en-US"/>
        </w:rPr>
      </w:pPr>
    </w:p>
    <w:p w:rsidR="008C2237" w:rsidRPr="00C305C0" w:rsidRDefault="008C2237" w:rsidP="00907AD0">
      <w:pPr>
        <w:rPr>
          <w:lang w:val="en-US"/>
        </w:rPr>
      </w:pPr>
      <w:r w:rsidRPr="00C305C0">
        <w:rPr>
          <w:noProof/>
        </w:rPr>
        <w:lastRenderedPageBreak/>
        <mc:AlternateContent>
          <mc:Choice Requires="wpg">
            <w:drawing>
              <wp:anchor distT="0" distB="0" distL="114300" distR="114300" simplePos="0" relativeHeight="251711488" behindDoc="0" locked="0" layoutInCell="1" allowOverlap="1" wp14:anchorId="0C29C217" wp14:editId="39079259">
                <wp:simplePos x="0" y="0"/>
                <wp:positionH relativeFrom="column">
                  <wp:posOffset>1985010</wp:posOffset>
                </wp:positionH>
                <wp:positionV relativeFrom="paragraph">
                  <wp:posOffset>1062355</wp:posOffset>
                </wp:positionV>
                <wp:extent cx="2924175" cy="2047876"/>
                <wp:effectExtent l="38100" t="38100" r="28575" b="28575"/>
                <wp:wrapNone/>
                <wp:docPr id="306" name="Group 306"/>
                <wp:cNvGraphicFramePr/>
                <a:graphic xmlns:a="http://schemas.openxmlformats.org/drawingml/2006/main">
                  <a:graphicData uri="http://schemas.microsoft.com/office/word/2010/wordprocessingGroup">
                    <wpg:wgp>
                      <wpg:cNvGrpSpPr/>
                      <wpg:grpSpPr>
                        <a:xfrm>
                          <a:off x="0" y="0"/>
                          <a:ext cx="2924175" cy="2047876"/>
                          <a:chOff x="561975" y="-742950"/>
                          <a:chExt cx="2924175" cy="2047876"/>
                        </a:xfrm>
                      </wpg:grpSpPr>
                      <wpg:grpSp>
                        <wpg:cNvPr id="315" name="Group 315"/>
                        <wpg:cNvGrpSpPr/>
                        <wpg:grpSpPr>
                          <a:xfrm>
                            <a:off x="561975" y="-742950"/>
                            <a:ext cx="371475" cy="742951"/>
                            <a:chOff x="561975" y="-923925"/>
                            <a:chExt cx="371475" cy="742951"/>
                          </a:xfrm>
                        </wpg:grpSpPr>
                        <wps:wsp>
                          <wps:cNvPr id="321" name="Straight Arrow Connector 321"/>
                          <wps:cNvCnPr/>
                          <wps:spPr>
                            <a:xfrm flipH="1" flipV="1">
                              <a:off x="561975" y="-923925"/>
                              <a:ext cx="352425" cy="742951"/>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22" name="Straight Arrow Connector 322"/>
                          <wps:cNvCnPr/>
                          <wps:spPr>
                            <a:xfrm flipH="1" flipV="1">
                              <a:off x="561975" y="-409575"/>
                              <a:ext cx="371475" cy="22860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grpSp>
                      <wps:wsp>
                        <wps:cNvPr id="323" name="Text Box 2"/>
                        <wps:cNvSpPr txBox="1">
                          <a:spLocks noChangeArrowheads="1"/>
                        </wps:cNvSpPr>
                        <wps:spPr bwMode="auto">
                          <a:xfrm>
                            <a:off x="913738" y="-852"/>
                            <a:ext cx="2572412" cy="1305778"/>
                          </a:xfrm>
                          <a:prstGeom prst="rect">
                            <a:avLst/>
                          </a:prstGeom>
                          <a:solidFill>
                            <a:srgbClr val="FFFFFF"/>
                          </a:solidFill>
                          <a:ln w="9525">
                            <a:solidFill>
                              <a:srgbClr val="000000"/>
                            </a:solidFill>
                            <a:miter lim="800000"/>
                            <a:headEnd/>
                            <a:tailEnd/>
                          </a:ln>
                        </wps:spPr>
                        <wps:txbx>
                          <w:txbxContent>
                            <w:p w:rsidR="00FA1022" w:rsidRPr="008C2237" w:rsidRDefault="00FA1022" w:rsidP="008C2237">
                              <w:pPr>
                                <w:rPr>
                                  <w:lang w:val="en-US"/>
                                </w:rPr>
                              </w:pPr>
                              <w:r>
                                <w:rPr>
                                  <w:lang w:val="en-US"/>
                                </w:rPr>
                                <w:t>Speed parameters for each of the mouse movement options. Press the upwards or downward arrows to increase or decrease the speed, or press on the number to type in the speed manually</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306" o:spid="_x0000_s1053" style="position:absolute;margin-left:156.3pt;margin-top:83.65pt;width:230.25pt;height:161.25pt;z-index:251711488;mso-width-relative:margin;mso-height-relative:margin" coordorigin="5619,-7429" coordsize="29241,20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">
                <v:group id="Group 315" o:spid="_x0000_s1054" style="position:absolute;left:5619;top:-7429;width:3715;height:7429" coordorigin="5619,-9239" coordsize="3714,74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shape id="Straight Arrow Connector 321" o:spid="_x0000_s1055" type="#_x0000_t32" style="position:absolute;left:5619;top:-9239;width:3525;height:743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XCj8QAAADcAAAADwAAAGRycy9kb3ducmV2LnhtbESPzW7CMBCE70h9B2sr9YLACUgIUgxq&#10;UUu48vMAS7zEaeN1FLskfXuMhMRxNDPfaJbr3tbiSq2vHCtIxwkI4sLpiksFp+P3aA7CB2SNtWNS&#10;8E8e1quXwRIz7Tre0/UQShEh7DNUYEJoMil9YciiH7uGOHoX11oMUbal1C12EW5rOUmSmbRYcVww&#10;2NDGUPF7+LMKunM+zYf5Rc/S7c9XtzgZTDefSr299h/vIAL14Rl+tHdawXSSwv1MPAJ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9cKPxAAAANwAAAAPAAAAAAAAAAAA&#10;AAAAAKECAABkcnMvZG93bnJldi54bWxQSwUGAAAAAAQABAD5AAAAkgMAAAAA&#10;" strokecolor="red" strokeweight="1.5pt">
                    <v:stroke endarrow="open"/>
                  </v:shape>
                  <v:shape id="Straight Arrow Connector 322" o:spid="_x0000_s1056" type="#_x0000_t32" style="position:absolute;left:5619;top:-4095;width:3715;height:22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dc+MUAAADcAAAADwAAAGRycy9kb3ducmV2LnhtbESPwW7CMBBE75X4B2sr9VIVJ0FCNMUg&#10;QC3plZQP2MZLnDZeR7Eh6d9jJKQeRzPzRrNcj7YVF+p941hBOk1AEFdON1wrOH59vCxA+ICssXVM&#10;Cv7Iw3o1eVhirt3AB7qUoRYRwj5HBSaELpfSV4Ys+qnriKN3cr3FEGVfS93jEOG2lVmSzKXFhuOC&#10;wY52hqrf8mwVDN/FrHguTnqe7n/eh9ejwXS3Verpcdy8gQg0hv/wvf2pFcyyDG5n4hGQq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idc+MUAAADcAAAADwAAAAAAAAAA&#10;AAAAAAChAgAAZHJzL2Rvd25yZXYueG1sUEsFBgAAAAAEAAQA+QAAAJMDAAAAAA==&#10;" strokecolor="red" strokeweight="1.5pt">
                    <v:stroke endarrow="open"/>
                  </v:shape>
                </v:group>
                <v:shape id="_x0000_s1057" type="#_x0000_t202" style="position:absolute;left:9137;top:-8;width:25724;height:13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OQ0MUA&#10;AADcAAAADwAAAGRycy9kb3ducmV2LnhtbESPQWvCQBSE74X+h+UVeil1oxGr0VVKoUVvNZZ6fWSf&#10;STD7Nu5uY/z3riD0OMzMN8xi1ZtGdOR8bVnBcJCAIC6srrlU8LP7fJ2C8AFZY2OZFFzIw2r5+LDA&#10;TNszb6nLQykihH2GCqoQ2kxKX1Rk0A9sSxy9g3UGQ5SulNrhOcJNI0dJMpEGa44LFbb0UVFxzP+M&#10;gul43e39Jv3+LSaHZhZe3rqvk1Pq+al/n4MI1If/8L291grSUQq3M/E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5DQxQAAANwAAAAPAAAAAAAAAAAAAAAAAJgCAABkcnMv&#10;ZG93bnJldi54bWxQSwUGAAAAAAQABAD1AAAAigMAAAAA&#10;">
                  <v:textbox>
                    <w:txbxContent>
                      <w:p w:rsidR="00FA1022" w:rsidRPr="008C2237" w:rsidRDefault="00FA1022" w:rsidP="008C2237">
                        <w:pPr>
                          <w:rPr>
                            <w:lang w:val="en-US"/>
                          </w:rPr>
                        </w:pPr>
                        <w:r>
                          <w:rPr>
                            <w:lang w:val="en-US"/>
                          </w:rPr>
                          <w:t>Speed parameters for each of the mouse movement options. Press the upwards or downward arrows to increase or decrease the speed, or press on the number to type in the speed manually</w:t>
                        </w:r>
                      </w:p>
                    </w:txbxContent>
                  </v:textbox>
                </v:shape>
              </v:group>
            </w:pict>
          </mc:Fallback>
        </mc:AlternateContent>
      </w:r>
      <w:r w:rsidRPr="00C305C0">
        <w:rPr>
          <w:noProof/>
        </w:rPr>
        <mc:AlternateContent>
          <mc:Choice Requires="wpg">
            <w:drawing>
              <wp:anchor distT="0" distB="0" distL="114300" distR="114300" simplePos="0" relativeHeight="251709440" behindDoc="0" locked="0" layoutInCell="1" allowOverlap="1" wp14:anchorId="728622D4" wp14:editId="1EF313FB">
                <wp:simplePos x="0" y="0"/>
                <wp:positionH relativeFrom="column">
                  <wp:posOffset>3528060</wp:posOffset>
                </wp:positionH>
                <wp:positionV relativeFrom="paragraph">
                  <wp:posOffset>652780</wp:posOffset>
                </wp:positionV>
                <wp:extent cx="2724150" cy="676275"/>
                <wp:effectExtent l="38100" t="0" r="19050" b="66675"/>
                <wp:wrapNone/>
                <wp:docPr id="305" name="Group 305"/>
                <wp:cNvGraphicFramePr/>
                <a:graphic xmlns:a="http://schemas.openxmlformats.org/drawingml/2006/main">
                  <a:graphicData uri="http://schemas.microsoft.com/office/word/2010/wordprocessingGroup">
                    <wpg:wgp>
                      <wpg:cNvGrpSpPr/>
                      <wpg:grpSpPr>
                        <a:xfrm>
                          <a:off x="0" y="0"/>
                          <a:ext cx="2724150" cy="676275"/>
                          <a:chOff x="0" y="0"/>
                          <a:chExt cx="2724150" cy="676275"/>
                        </a:xfrm>
                      </wpg:grpSpPr>
                      <wpg:grpSp>
                        <wpg:cNvPr id="304" name="Group 304"/>
                        <wpg:cNvGrpSpPr/>
                        <wpg:grpSpPr>
                          <a:xfrm>
                            <a:off x="0" y="180975"/>
                            <a:ext cx="914400" cy="495300"/>
                            <a:chOff x="0" y="0"/>
                            <a:chExt cx="914400" cy="495300"/>
                          </a:xfrm>
                        </wpg:grpSpPr>
                        <wps:wsp>
                          <wps:cNvPr id="291" name="Straight Arrow Connector 291"/>
                          <wps:cNvCnPr/>
                          <wps:spPr>
                            <a:xfrm flipH="1" flipV="1">
                              <a:off x="0" y="0"/>
                              <a:ext cx="914400" cy="10477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99" name="Straight Arrow Connector 299"/>
                          <wps:cNvCnPr/>
                          <wps:spPr>
                            <a:xfrm flipH="1">
                              <a:off x="76200" y="104775"/>
                              <a:ext cx="838200" cy="39052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grpSp>
                      <wps:wsp>
                        <wps:cNvPr id="303" name="Text Box 2"/>
                        <wps:cNvSpPr txBox="1">
                          <a:spLocks noChangeArrowheads="1"/>
                        </wps:cNvSpPr>
                        <wps:spPr bwMode="auto">
                          <a:xfrm>
                            <a:off x="914400" y="0"/>
                            <a:ext cx="1809750" cy="514350"/>
                          </a:xfrm>
                          <a:prstGeom prst="rect">
                            <a:avLst/>
                          </a:prstGeom>
                          <a:solidFill>
                            <a:srgbClr val="FFFFFF"/>
                          </a:solidFill>
                          <a:ln w="9525">
                            <a:solidFill>
                              <a:srgbClr val="000000"/>
                            </a:solidFill>
                            <a:miter lim="800000"/>
                            <a:headEnd/>
                            <a:tailEnd/>
                          </a:ln>
                        </wps:spPr>
                        <wps:txbx>
                          <w:txbxContent>
                            <w:p w:rsidR="00FA1022" w:rsidRPr="008C2237" w:rsidRDefault="00FA1022">
                              <w:pPr>
                                <w:rPr>
                                  <w:lang w:val="en-US"/>
                                </w:rPr>
                              </w:pPr>
                              <w:r>
                                <w:rPr>
                                  <w:lang w:val="en-US"/>
                                </w:rPr>
                                <w:t>Mouse movements are assigned for two actions</w:t>
                              </w:r>
                            </w:p>
                          </w:txbxContent>
                        </wps:txbx>
                        <wps:bodyPr rot="0" vert="horz" wrap="square" lIns="91440" tIns="45720" rIns="91440" bIns="45720" anchor="t" anchorCtr="0">
                          <a:spAutoFit/>
                        </wps:bodyPr>
                      </wps:wsp>
                    </wpg:wgp>
                  </a:graphicData>
                </a:graphic>
              </wp:anchor>
            </w:drawing>
          </mc:Choice>
          <mc:Fallback>
            <w:pict>
              <v:group id="Group 305" o:spid="_x0000_s1058" style="position:absolute;margin-left:277.8pt;margin-top:51.4pt;width:214.5pt;height:53.25pt;z-index:251709440" coordsize="27241,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">
                <v:group id="Group 304" o:spid="_x0000_s1059" style="position:absolute;top:1809;width:9144;height:4953" coordsize="9144,4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shape id="Straight Arrow Connector 291" o:spid="_x0000_s1060" type="#_x0000_t32" style="position:absolute;width:9144;height:104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sE9cQAAADcAAAADwAAAGRycy9kb3ducmV2LnhtbESPwW7CMBBE70j8g7VIvVTFCUioBAwC&#10;1JJeS/mAJV7itPE6il0S/h4jIXEczcwbzXLd21pcqPWVYwXpOAFBXDhdcang+PP59g7CB2SNtWNS&#10;cCUP69VwsMRMu46/6XIIpYgQ9hkqMCE0mZS+MGTRj11DHL2zay2GKNtS6ha7CLe1nCTJTFqsOC4Y&#10;bGhnqPg7/FsF3Smf5q/5Wc/S/e9HNz8aTHdbpV5G/WYBIlAfnuFH+0srmMxTuJ+JR0C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qwT1xAAAANwAAAAPAAAAAAAAAAAA&#10;AAAAAKECAABkcnMvZG93bnJldi54bWxQSwUGAAAAAAQABAD5AAAAkgMAAAAA&#10;" strokecolor="red" strokeweight="1.5pt">
                    <v:stroke endarrow="open"/>
                  </v:shape>
                  <v:shape id="Straight Arrow Connector 299" o:spid="_x0000_s1061" type="#_x0000_t32" style="position:absolute;left:762;top:1047;width:8382;height:39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9zusQAAADcAAAADwAAAGRycy9kb3ducmV2LnhtbESPQWvCQBSE74L/YXlCb7pRUDS6SikI&#10;peAh2uL1kX0msdm3IfvU6K93hUKPw8x8w6w2navVldpQeTYwHiWgiHNvKy4MfB+2wzmoIMgWa89k&#10;4E4BNut+b4Wp9TfO6LqXQkUIhxQNlCJNqnXIS3IYRr4hjt7Jtw4lyrbQtsVbhLtaT5Jkph1WHBdK&#10;bOijpPx3f3EGtrufs73Mj1+Z3KcYZnKYZuOHMW+D7n0JSqiT//Bf+9MamCwW8DoTj4Be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j3O6xAAAANwAAAAPAAAAAAAAAAAA&#10;AAAAAKECAABkcnMvZG93bnJldi54bWxQSwUGAAAAAAQABAD5AAAAkgMAAAAA&#10;" strokecolor="red" strokeweight="1.5pt">
                    <v:stroke endarrow="open"/>
                  </v:shape>
                </v:group>
                <v:shape id="_x0000_s1062" type="#_x0000_t202" style="position:absolute;left:9144;width:18097;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b9L8UA&#10;AADcAAAADwAAAGRycy9kb3ducmV2LnhtbESPT2sCMRTE7wW/Q3iF3jRbpaWsRhFF8Fb/QentNXlu&#10;Fjcv6yauaz+9KQg9DjPzG2Yy61wlWmpC6VnB6yADQay9KblQcNiv+h8gQkQ2WHkmBTcKMJv2niaY&#10;G3/lLbW7WIgE4ZCjAhtjnUsZtCWHYeBr4uQdfeMwJtkU0jR4TXBXyWGWvUuHJacFizUtLOnT7uIU&#10;hOXmXOvj5udkze33c9m+6a/Vt1Ivz918DCJSF//Dj/baKBhlI/g7k46An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Rv0vxQAAANwAAAAPAAAAAAAAAAAAAAAAAJgCAABkcnMv&#10;ZG93bnJldi54bWxQSwUGAAAAAAQABAD1AAAAigMAAAAA&#10;">
                  <v:textbox style="mso-fit-shape-to-text:t">
                    <w:txbxContent>
                      <w:p w:rsidR="00FA1022" w:rsidRPr="008C2237" w:rsidRDefault="00FA1022">
                        <w:pPr>
                          <w:rPr>
                            <w:lang w:val="en-US"/>
                          </w:rPr>
                        </w:pPr>
                        <w:r>
                          <w:rPr>
                            <w:lang w:val="en-US"/>
                          </w:rPr>
                          <w:t>Mouse movements are assigned for two actions</w:t>
                        </w:r>
                      </w:p>
                    </w:txbxContent>
                  </v:textbox>
                </v:shape>
              </v:group>
            </w:pict>
          </mc:Fallback>
        </mc:AlternateContent>
      </w:r>
      <w:r w:rsidRPr="00C305C0">
        <w:rPr>
          <w:noProof/>
        </w:rPr>
        <w:drawing>
          <wp:inline distT="0" distB="0" distL="0" distR="0" wp14:anchorId="6E524C7D" wp14:editId="664D3C1D">
            <wp:extent cx="5639587" cy="2981741"/>
            <wp:effectExtent l="0" t="0" r="0" b="952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5C07.tmp"/>
                    <pic:cNvPicPr/>
                  </pic:nvPicPr>
                  <pic:blipFill>
                    <a:blip r:embed="rId44">
                      <a:extLst>
                        <a:ext uri="{28A0092B-C50C-407E-A947-70E740481C1C}">
                          <a14:useLocalDpi xmlns:a14="http://schemas.microsoft.com/office/drawing/2010/main" val="0"/>
                        </a:ext>
                      </a:extLst>
                    </a:blip>
                    <a:stretch>
                      <a:fillRect/>
                    </a:stretch>
                  </pic:blipFill>
                  <pic:spPr>
                    <a:xfrm>
                      <a:off x="0" y="0"/>
                      <a:ext cx="5639587" cy="2981741"/>
                    </a:xfrm>
                    <a:prstGeom prst="rect">
                      <a:avLst/>
                    </a:prstGeom>
                  </pic:spPr>
                </pic:pic>
              </a:graphicData>
            </a:graphic>
          </wp:inline>
        </w:drawing>
      </w:r>
    </w:p>
    <w:p w:rsidR="00177645" w:rsidRPr="00C305C0" w:rsidRDefault="00177645" w:rsidP="00177645">
      <w:pPr>
        <w:rPr>
          <w:lang w:val="en-US"/>
        </w:rPr>
      </w:pPr>
    </w:p>
    <w:p w:rsidR="008C2237" w:rsidRPr="00C305C0" w:rsidRDefault="008C2237" w:rsidP="00177645">
      <w:pPr>
        <w:rPr>
          <w:lang w:val="en-US"/>
        </w:rPr>
      </w:pPr>
    </w:p>
    <w:p w:rsidR="00177645" w:rsidRPr="00C305C0" w:rsidRDefault="00177645" w:rsidP="00177645">
      <w:pPr>
        <w:pStyle w:val="berschrift4"/>
        <w:rPr>
          <w:lang w:val="en-US"/>
        </w:rPr>
      </w:pPr>
      <w:r w:rsidRPr="00C305C0">
        <w:rPr>
          <w:lang w:val="en-US"/>
        </w:rPr>
        <w:t>Write text</w:t>
      </w:r>
    </w:p>
    <w:p w:rsidR="00150401" w:rsidRPr="00C305C0" w:rsidRDefault="00A9403F" w:rsidP="00177645">
      <w:pPr>
        <w:rPr>
          <w:lang w:val="en-US"/>
        </w:rPr>
      </w:pPr>
      <w:r w:rsidRPr="00C305C0">
        <w:rPr>
          <w:lang w:val="en-US"/>
        </w:rPr>
        <w:t xml:space="preserve">The “Write text” option allows you to type a particular text excerpt each time you perform an action (for example, write “Hello” when you move the </w:t>
      </w:r>
      <w:proofErr w:type="spellStart"/>
      <w:r w:rsidR="008A2394">
        <w:rPr>
          <w:lang w:val="en-US"/>
        </w:rPr>
        <w:t>FLipMouse</w:t>
      </w:r>
      <w:proofErr w:type="spellEnd"/>
      <w:r w:rsidRPr="00C305C0">
        <w:rPr>
          <w:lang w:val="en-US"/>
        </w:rPr>
        <w:t xml:space="preserve"> stick up). </w:t>
      </w:r>
    </w:p>
    <w:p w:rsidR="00A9403F" w:rsidRPr="00C305C0" w:rsidRDefault="00A9403F" w:rsidP="00177645">
      <w:pPr>
        <w:rPr>
          <w:lang w:val="en-US"/>
        </w:rPr>
      </w:pPr>
      <w:r w:rsidRPr="00C305C0">
        <w:rPr>
          <w:lang w:val="en-US"/>
        </w:rPr>
        <w:t>When you select “Write text”, a blank text box will appear under the drop down menu as shown below:</w:t>
      </w:r>
    </w:p>
    <w:p w:rsidR="00A9403F" w:rsidRPr="00C305C0" w:rsidRDefault="006236D3" w:rsidP="00177645">
      <w:pPr>
        <w:rPr>
          <w:lang w:val="en-US"/>
        </w:rPr>
      </w:pPr>
      <w:r w:rsidRPr="00C305C0">
        <w:rPr>
          <w:noProof/>
        </w:rPr>
        <mc:AlternateContent>
          <mc:Choice Requires="wps">
            <w:drawing>
              <wp:anchor distT="0" distB="0" distL="114300" distR="114300" simplePos="0" relativeHeight="251718656" behindDoc="0" locked="0" layoutInCell="1" allowOverlap="1" wp14:anchorId="63BF4906" wp14:editId="3C614C4A">
                <wp:simplePos x="0" y="0"/>
                <wp:positionH relativeFrom="column">
                  <wp:posOffset>4356735</wp:posOffset>
                </wp:positionH>
                <wp:positionV relativeFrom="paragraph">
                  <wp:posOffset>507365</wp:posOffset>
                </wp:positionV>
                <wp:extent cx="800100" cy="276225"/>
                <wp:effectExtent l="0" t="0" r="19050" b="28575"/>
                <wp:wrapNone/>
                <wp:docPr id="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76225"/>
                        </a:xfrm>
                        <a:prstGeom prst="rect">
                          <a:avLst/>
                        </a:prstGeom>
                        <a:solidFill>
                          <a:srgbClr val="FFFFFF"/>
                        </a:solidFill>
                        <a:ln w="9525">
                          <a:solidFill>
                            <a:srgbClr val="000000"/>
                          </a:solidFill>
                          <a:miter lim="800000"/>
                          <a:headEnd/>
                          <a:tailEnd/>
                        </a:ln>
                      </wps:spPr>
                      <wps:txbx>
                        <w:txbxContent>
                          <w:p w:rsidR="00FA1022" w:rsidRPr="00A06143" w:rsidRDefault="00FA1022" w:rsidP="006236D3">
                            <w:pPr>
                              <w:rPr>
                                <w:lang w:val="en-US"/>
                              </w:rPr>
                            </w:pPr>
                            <w:r>
                              <w:rPr>
                                <w:lang w:val="en-US"/>
                              </w:rPr>
                              <w:t>Write text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3" type="#_x0000_t202" style="position:absolute;margin-left:343.05pt;margin-top:39.95pt;width:63pt;height:21.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">
                <v:textbox>
                  <w:txbxContent>
                    <w:p w:rsidR="00FA1022" w:rsidRPr="00A06143" w:rsidRDefault="00FA1022" w:rsidP="006236D3">
                      <w:pPr>
                        <w:rPr>
                          <w:lang w:val="en-US"/>
                        </w:rPr>
                      </w:pPr>
                      <w:r>
                        <w:rPr>
                          <w:lang w:val="en-US"/>
                        </w:rPr>
                        <w:t>Write text here</w:t>
                      </w:r>
                    </w:p>
                  </w:txbxContent>
                </v:textbox>
              </v:shape>
            </w:pict>
          </mc:Fallback>
        </mc:AlternateContent>
      </w:r>
      <w:r w:rsidR="00A9403F" w:rsidRPr="00C305C0">
        <w:rPr>
          <w:noProof/>
        </w:rPr>
        <mc:AlternateContent>
          <mc:Choice Requires="wps">
            <w:drawing>
              <wp:anchor distT="0" distB="0" distL="114300" distR="114300" simplePos="0" relativeHeight="251712512" behindDoc="0" locked="0" layoutInCell="1" allowOverlap="1" wp14:anchorId="7BB875F1" wp14:editId="6E918E31">
                <wp:simplePos x="0" y="0"/>
                <wp:positionH relativeFrom="column">
                  <wp:posOffset>3756660</wp:posOffset>
                </wp:positionH>
                <wp:positionV relativeFrom="paragraph">
                  <wp:posOffset>783590</wp:posOffset>
                </wp:positionV>
                <wp:extent cx="600075" cy="295275"/>
                <wp:effectExtent l="38100" t="0" r="28575" b="66675"/>
                <wp:wrapNone/>
                <wp:docPr id="330" name="Straight Arrow Connector 330"/>
                <wp:cNvGraphicFramePr/>
                <a:graphic xmlns:a="http://schemas.openxmlformats.org/drawingml/2006/main">
                  <a:graphicData uri="http://schemas.microsoft.com/office/word/2010/wordprocessingShape">
                    <wps:wsp>
                      <wps:cNvCnPr/>
                      <wps:spPr>
                        <a:xfrm flipH="1">
                          <a:off x="0" y="0"/>
                          <a:ext cx="600075" cy="29527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30" o:spid="_x0000_s1026" type="#_x0000_t32" style="position:absolute;margin-left:295.8pt;margin-top:61.7pt;width:47.25pt;height:23.25pt;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" strokecolor="red" strokeweight="1.5pt">
                <v:stroke endarrow="open"/>
              </v:shape>
            </w:pict>
          </mc:Fallback>
        </mc:AlternateContent>
      </w:r>
      <w:r w:rsidR="00A9403F" w:rsidRPr="00C305C0">
        <w:rPr>
          <w:noProof/>
        </w:rPr>
        <w:drawing>
          <wp:inline distT="0" distB="0" distL="0" distR="0" wp14:anchorId="6108E05D" wp14:editId="2C9445A6">
            <wp:extent cx="5649114" cy="2962689"/>
            <wp:effectExtent l="0" t="0" r="8890"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BA9E.tmp"/>
                    <pic:cNvPicPr/>
                  </pic:nvPicPr>
                  <pic:blipFill>
                    <a:blip r:embed="rId45">
                      <a:extLst>
                        <a:ext uri="{28A0092B-C50C-407E-A947-70E740481C1C}">
                          <a14:useLocalDpi xmlns:a14="http://schemas.microsoft.com/office/drawing/2010/main" val="0"/>
                        </a:ext>
                      </a:extLst>
                    </a:blip>
                    <a:stretch>
                      <a:fillRect/>
                    </a:stretch>
                  </pic:blipFill>
                  <pic:spPr>
                    <a:xfrm>
                      <a:off x="0" y="0"/>
                      <a:ext cx="5649114" cy="2962689"/>
                    </a:xfrm>
                    <a:prstGeom prst="rect">
                      <a:avLst/>
                    </a:prstGeom>
                  </pic:spPr>
                </pic:pic>
              </a:graphicData>
            </a:graphic>
          </wp:inline>
        </w:drawing>
      </w:r>
    </w:p>
    <w:p w:rsidR="006236D3" w:rsidRPr="00C305C0" w:rsidRDefault="006236D3" w:rsidP="00177645">
      <w:pPr>
        <w:rPr>
          <w:lang w:val="en-US"/>
        </w:rPr>
      </w:pPr>
    </w:p>
    <w:p w:rsidR="00A9403F" w:rsidRPr="00C305C0" w:rsidRDefault="00A9403F" w:rsidP="00177645">
      <w:pPr>
        <w:rPr>
          <w:lang w:val="en-US"/>
        </w:rPr>
      </w:pPr>
      <w:r w:rsidRPr="00C305C0">
        <w:rPr>
          <w:lang w:val="en-US"/>
        </w:rPr>
        <w:t>Click on the text box and type the desired text.</w:t>
      </w:r>
    </w:p>
    <w:p w:rsidR="00A9403F" w:rsidRPr="00C305C0" w:rsidRDefault="00A06143" w:rsidP="00177645">
      <w:pPr>
        <w:rPr>
          <w:lang w:val="en-US"/>
        </w:rPr>
      </w:pPr>
      <w:r w:rsidRPr="00C305C0">
        <w:rPr>
          <w:noProof/>
        </w:rPr>
        <w:lastRenderedPageBreak/>
        <mc:AlternateContent>
          <mc:Choice Requires="wps">
            <w:drawing>
              <wp:anchor distT="0" distB="0" distL="114300" distR="114300" simplePos="0" relativeHeight="251716608" behindDoc="0" locked="0" layoutInCell="1" allowOverlap="1" wp14:anchorId="4F40C06E" wp14:editId="02230E9C">
                <wp:simplePos x="0" y="0"/>
                <wp:positionH relativeFrom="column">
                  <wp:posOffset>3937635</wp:posOffset>
                </wp:positionH>
                <wp:positionV relativeFrom="paragraph">
                  <wp:posOffset>326390</wp:posOffset>
                </wp:positionV>
                <wp:extent cx="2181225" cy="695325"/>
                <wp:effectExtent l="0" t="0" r="28575" b="28575"/>
                <wp:wrapNone/>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695325"/>
                        </a:xfrm>
                        <a:prstGeom prst="rect">
                          <a:avLst/>
                        </a:prstGeom>
                        <a:solidFill>
                          <a:srgbClr val="FFFFFF"/>
                        </a:solidFill>
                        <a:ln w="9525">
                          <a:solidFill>
                            <a:srgbClr val="000000"/>
                          </a:solidFill>
                          <a:miter lim="800000"/>
                          <a:headEnd/>
                          <a:tailEnd/>
                        </a:ln>
                      </wps:spPr>
                      <wps:txbx>
                        <w:txbxContent>
                          <w:p w:rsidR="00FA1022" w:rsidRPr="00A06143" w:rsidRDefault="00FA1022" w:rsidP="00A06143">
                            <w:pPr>
                              <w:rPr>
                                <w:lang w:val="en-US"/>
                              </w:rPr>
                            </w:pPr>
                            <w:r>
                              <w:rPr>
                                <w:lang w:val="en-US"/>
                              </w:rPr>
                              <w:t xml:space="preserve">In this example, “Hello!” will be written each time the </w:t>
                            </w:r>
                            <w:proofErr w:type="spellStart"/>
                            <w:r>
                              <w:rPr>
                                <w:lang w:val="en-US"/>
                              </w:rPr>
                              <w:t>FlipMouse</w:t>
                            </w:r>
                            <w:proofErr w:type="spellEnd"/>
                            <w:r>
                              <w:rPr>
                                <w:lang w:val="en-US"/>
                              </w:rPr>
                              <w:t xml:space="preserve"> will be moved upwards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4" type="#_x0000_t202" style="position:absolute;margin-left:310.05pt;margin-top:25.7pt;width:171.75pt;height:54.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">
                <v:textbox>
                  <w:txbxContent>
                    <w:p w:rsidR="00FA1022" w:rsidRPr="00A06143" w:rsidRDefault="00FA1022" w:rsidP="00A06143">
                      <w:pPr>
                        <w:rPr>
                          <w:lang w:val="en-US"/>
                        </w:rPr>
                      </w:pPr>
                      <w:r>
                        <w:rPr>
                          <w:lang w:val="en-US"/>
                        </w:rPr>
                        <w:t xml:space="preserve">In this example, “Hello!” will be written each time the </w:t>
                      </w:r>
                      <w:proofErr w:type="spellStart"/>
                      <w:r>
                        <w:rPr>
                          <w:lang w:val="en-US"/>
                        </w:rPr>
                        <w:t>FlipMouse</w:t>
                      </w:r>
                      <w:proofErr w:type="spellEnd"/>
                      <w:r>
                        <w:rPr>
                          <w:lang w:val="en-US"/>
                        </w:rPr>
                        <w:t xml:space="preserve"> will be moved upwards</w:t>
                      </w:r>
                    </w:p>
                  </w:txbxContent>
                </v:textbox>
              </v:shape>
            </w:pict>
          </mc:Fallback>
        </mc:AlternateContent>
      </w:r>
      <w:r w:rsidR="00A9403F" w:rsidRPr="00C305C0">
        <w:rPr>
          <w:noProof/>
        </w:rPr>
        <mc:AlternateContent>
          <mc:Choice Requires="wps">
            <w:drawing>
              <wp:anchor distT="0" distB="0" distL="114300" distR="114300" simplePos="0" relativeHeight="251714560" behindDoc="0" locked="0" layoutInCell="1" allowOverlap="1" wp14:anchorId="15F43790" wp14:editId="55044E54">
                <wp:simplePos x="0" y="0"/>
                <wp:positionH relativeFrom="column">
                  <wp:posOffset>1927861</wp:posOffset>
                </wp:positionH>
                <wp:positionV relativeFrom="paragraph">
                  <wp:posOffset>726440</wp:posOffset>
                </wp:positionV>
                <wp:extent cx="2009774" cy="295275"/>
                <wp:effectExtent l="38100" t="0" r="29210" b="104775"/>
                <wp:wrapNone/>
                <wp:docPr id="331" name="Straight Arrow Connector 331"/>
                <wp:cNvGraphicFramePr/>
                <a:graphic xmlns:a="http://schemas.openxmlformats.org/drawingml/2006/main">
                  <a:graphicData uri="http://schemas.microsoft.com/office/word/2010/wordprocessingShape">
                    <wps:wsp>
                      <wps:cNvCnPr/>
                      <wps:spPr>
                        <a:xfrm flipH="1">
                          <a:off x="0" y="0"/>
                          <a:ext cx="2009774" cy="29527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331" o:spid="_x0000_s1026" type="#_x0000_t32" style="position:absolute;margin-left:151.8pt;margin-top:57.2pt;width:158.25pt;height:23.25pt;flip:x;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" strokecolor="red" strokeweight="1.5pt">
                <v:stroke endarrow="open"/>
              </v:shape>
            </w:pict>
          </mc:Fallback>
        </mc:AlternateContent>
      </w:r>
      <w:r w:rsidR="00A9403F" w:rsidRPr="00C305C0">
        <w:rPr>
          <w:noProof/>
        </w:rPr>
        <w:drawing>
          <wp:inline distT="0" distB="0" distL="0" distR="0" wp14:anchorId="213DD425" wp14:editId="5C004AEF">
            <wp:extent cx="5658640" cy="2972215"/>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211F.tmp"/>
                    <pic:cNvPicPr/>
                  </pic:nvPicPr>
                  <pic:blipFill>
                    <a:blip r:embed="rId46">
                      <a:extLst>
                        <a:ext uri="{28A0092B-C50C-407E-A947-70E740481C1C}">
                          <a14:useLocalDpi xmlns:a14="http://schemas.microsoft.com/office/drawing/2010/main" val="0"/>
                        </a:ext>
                      </a:extLst>
                    </a:blip>
                    <a:stretch>
                      <a:fillRect/>
                    </a:stretch>
                  </pic:blipFill>
                  <pic:spPr>
                    <a:xfrm>
                      <a:off x="0" y="0"/>
                      <a:ext cx="5658640" cy="2972215"/>
                    </a:xfrm>
                    <a:prstGeom prst="rect">
                      <a:avLst/>
                    </a:prstGeom>
                  </pic:spPr>
                </pic:pic>
              </a:graphicData>
            </a:graphic>
          </wp:inline>
        </w:drawing>
      </w:r>
    </w:p>
    <w:p w:rsidR="00A9403F" w:rsidRPr="00C305C0" w:rsidRDefault="00A9403F" w:rsidP="00177645">
      <w:pPr>
        <w:rPr>
          <w:lang w:val="en-US"/>
        </w:rPr>
      </w:pPr>
    </w:p>
    <w:p w:rsidR="006236D3" w:rsidRPr="00C305C0" w:rsidRDefault="006236D3" w:rsidP="001A28D0">
      <w:pPr>
        <w:rPr>
          <w:lang w:val="en-US"/>
        </w:rPr>
      </w:pPr>
    </w:p>
    <w:p w:rsidR="00177645" w:rsidRPr="00C305C0" w:rsidRDefault="00177645" w:rsidP="00177645">
      <w:pPr>
        <w:pStyle w:val="berschrift4"/>
        <w:rPr>
          <w:lang w:val="en-US"/>
        </w:rPr>
      </w:pPr>
      <w:r w:rsidRPr="00C305C0">
        <w:rPr>
          <w:lang w:val="en-US"/>
        </w:rPr>
        <w:t>Calibrate</w:t>
      </w:r>
      <w:r w:rsidR="005334B9" w:rsidRPr="00C305C0">
        <w:rPr>
          <w:lang w:val="en-US"/>
        </w:rPr>
        <w:fldChar w:fldCharType="begin"/>
      </w:r>
      <w:r w:rsidR="005334B9" w:rsidRPr="00C305C0">
        <w:rPr>
          <w:lang w:val="en-US"/>
        </w:rPr>
        <w:instrText xml:space="preserve"> XE "Calibrate" </w:instrText>
      </w:r>
      <w:r w:rsidR="005334B9" w:rsidRPr="00C305C0">
        <w:rPr>
          <w:lang w:val="en-US"/>
        </w:rPr>
        <w:fldChar w:fldCharType="end"/>
      </w:r>
      <w:r w:rsidRPr="00C305C0">
        <w:rPr>
          <w:lang w:val="en-US"/>
        </w:rPr>
        <w:t xml:space="preserve"> middle position</w:t>
      </w:r>
    </w:p>
    <w:p w:rsidR="00150401" w:rsidRPr="00C305C0" w:rsidRDefault="001A28D0" w:rsidP="006A7253">
      <w:pPr>
        <w:rPr>
          <w:lang w:val="en-US"/>
        </w:rPr>
      </w:pPr>
      <w:r w:rsidRPr="00C305C0">
        <w:rPr>
          <w:lang w:val="en-US"/>
        </w:rPr>
        <w:t>For an extended description of calibration please refer to page 1</w:t>
      </w:r>
      <w:r w:rsidR="006A7253">
        <w:rPr>
          <w:lang w:val="en-US"/>
        </w:rPr>
        <w:t>5</w:t>
      </w:r>
      <w:r w:rsidRPr="00C305C0">
        <w:rPr>
          <w:lang w:val="en-US"/>
        </w:rPr>
        <w:t xml:space="preserve"> where the “Middle point calibration” button is described. You may assign the action of the calibration of the middle position to one of the alternative actions, instead of having to use the calibration button on the cursor movements tab every time you need to calibrate the middle position of the </w:t>
      </w:r>
      <w:proofErr w:type="spellStart"/>
      <w:r w:rsidR="008A2394">
        <w:rPr>
          <w:lang w:val="en-US"/>
        </w:rPr>
        <w:t>FLipMouse</w:t>
      </w:r>
      <w:proofErr w:type="spellEnd"/>
      <w:r w:rsidRPr="00C305C0">
        <w:rPr>
          <w:lang w:val="en-US"/>
        </w:rPr>
        <w:t xml:space="preserve"> stick. To assign this action, simply choose it from the drop down menu. </w:t>
      </w:r>
    </w:p>
    <w:p w:rsidR="001A28D0" w:rsidRPr="00C305C0" w:rsidRDefault="001A28D0" w:rsidP="001A28D0">
      <w:pPr>
        <w:rPr>
          <w:lang w:val="en-US"/>
        </w:rPr>
      </w:pPr>
    </w:p>
    <w:p w:rsidR="00150401" w:rsidRPr="00C305C0" w:rsidRDefault="00150401" w:rsidP="00150401">
      <w:pPr>
        <w:pStyle w:val="berschrift4"/>
        <w:rPr>
          <w:lang w:val="en-US"/>
        </w:rPr>
      </w:pPr>
      <w:r w:rsidRPr="00C305C0">
        <w:rPr>
          <w:lang w:val="en-US"/>
        </w:rPr>
        <w:t>Switch cursor/alternative</w:t>
      </w:r>
    </w:p>
    <w:p w:rsidR="00150401" w:rsidRPr="00C305C0" w:rsidRDefault="001A28D0" w:rsidP="00150401">
      <w:pPr>
        <w:rPr>
          <w:lang w:val="en-US"/>
        </w:rPr>
      </w:pPr>
      <w:r w:rsidRPr="00C305C0">
        <w:rPr>
          <w:lang w:val="en-US"/>
        </w:rPr>
        <w:t>This action is equivalent to the following options in the cursor movement tab:</w:t>
      </w:r>
    </w:p>
    <w:p w:rsidR="001A28D0" w:rsidRPr="00C305C0" w:rsidRDefault="001A28D0" w:rsidP="00150401">
      <w:pPr>
        <w:rPr>
          <w:lang w:val="en-US"/>
        </w:rPr>
      </w:pPr>
      <w:r w:rsidRPr="00C305C0">
        <w:rPr>
          <w:noProof/>
        </w:rPr>
        <w:drawing>
          <wp:inline distT="0" distB="0" distL="0" distR="0" wp14:anchorId="72AC5653" wp14:editId="58789879">
            <wp:extent cx="4200525" cy="400050"/>
            <wp:effectExtent l="0" t="0" r="9525"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6094.tmp"/>
                    <pic:cNvPicPr/>
                  </pic:nvPicPr>
                  <pic:blipFill rotWithShape="1">
                    <a:blip r:embed="rId47">
                      <a:extLst>
                        <a:ext uri="{28A0092B-C50C-407E-A947-70E740481C1C}">
                          <a14:useLocalDpi xmlns:a14="http://schemas.microsoft.com/office/drawing/2010/main" val="0"/>
                        </a:ext>
                      </a:extLst>
                    </a:blip>
                    <a:srcRect r="10548" b="77540"/>
                    <a:stretch/>
                  </pic:blipFill>
                  <pic:spPr bwMode="auto">
                    <a:xfrm>
                      <a:off x="0" y="0"/>
                      <a:ext cx="4201113" cy="400106"/>
                    </a:xfrm>
                    <a:prstGeom prst="rect">
                      <a:avLst/>
                    </a:prstGeom>
                    <a:ln>
                      <a:noFill/>
                    </a:ln>
                    <a:extLst>
                      <a:ext uri="{53640926-AAD7-44D8-BBD7-CCE9431645EC}">
                        <a14:shadowObscured xmlns:a14="http://schemas.microsoft.com/office/drawing/2010/main"/>
                      </a:ext>
                    </a:extLst>
                  </pic:spPr>
                </pic:pic>
              </a:graphicData>
            </a:graphic>
          </wp:inline>
        </w:drawing>
      </w:r>
    </w:p>
    <w:p w:rsidR="001A28D0" w:rsidRPr="00C305C0" w:rsidRDefault="001A28D0" w:rsidP="001A28D0">
      <w:pPr>
        <w:rPr>
          <w:lang w:val="en-US"/>
        </w:rPr>
      </w:pPr>
      <w:r w:rsidRPr="00C305C0">
        <w:rPr>
          <w:lang w:val="en-US"/>
        </w:rPr>
        <w:t xml:space="preserve">This option allows switching between using the </w:t>
      </w:r>
      <w:proofErr w:type="spellStart"/>
      <w:r w:rsidR="008A2394">
        <w:rPr>
          <w:lang w:val="en-US"/>
        </w:rPr>
        <w:t>FLipMouse</w:t>
      </w:r>
      <w:proofErr w:type="spellEnd"/>
      <w:r w:rsidRPr="00C305C0">
        <w:rPr>
          <w:lang w:val="en-US"/>
        </w:rPr>
        <w:t xml:space="preserve"> stick to perform cursor movements and using the stick for alternative assigned actions. Although this option can be assigned as one of the alternative actions for the </w:t>
      </w:r>
      <w:proofErr w:type="spellStart"/>
      <w:r w:rsidR="008A2394">
        <w:rPr>
          <w:lang w:val="en-US"/>
        </w:rPr>
        <w:t>FLipMouse</w:t>
      </w:r>
      <w:proofErr w:type="spellEnd"/>
      <w:r w:rsidRPr="00C305C0">
        <w:rPr>
          <w:lang w:val="en-US"/>
        </w:rPr>
        <w:t xml:space="preserve"> stick, it is better if it is assigned either to the buttons or the sip/puff actions (see next sections). If it is assigned as alternative actions, </w:t>
      </w:r>
      <w:r w:rsidR="007D2FE7" w:rsidRPr="00C305C0">
        <w:rPr>
          <w:lang w:val="en-US"/>
        </w:rPr>
        <w:t xml:space="preserve">you will only be able to switch it once (from alternative actions to cursor movement but not vice versa). </w:t>
      </w:r>
    </w:p>
    <w:p w:rsidR="001A28D0" w:rsidRPr="00C305C0" w:rsidRDefault="001A28D0" w:rsidP="00150401">
      <w:pPr>
        <w:rPr>
          <w:lang w:val="en-US"/>
        </w:rPr>
      </w:pPr>
    </w:p>
    <w:p w:rsidR="008C2237" w:rsidRPr="00C305C0" w:rsidRDefault="008C2237" w:rsidP="008C2237">
      <w:pPr>
        <w:pStyle w:val="berschrift4"/>
        <w:rPr>
          <w:lang w:val="en-US"/>
        </w:rPr>
      </w:pPr>
      <w:r w:rsidRPr="00C305C0">
        <w:rPr>
          <w:lang w:val="en-US"/>
        </w:rPr>
        <w:t>Switch to next configuration</w:t>
      </w:r>
    </w:p>
    <w:p w:rsidR="008C2237" w:rsidRPr="00C305C0" w:rsidRDefault="008C6480" w:rsidP="008C2237">
      <w:pPr>
        <w:rPr>
          <w:lang w:val="en-US"/>
        </w:rPr>
      </w:pPr>
      <w:r w:rsidRPr="00C305C0">
        <w:rPr>
          <w:lang w:val="en-US"/>
        </w:rPr>
        <w:t xml:space="preserve">This action is only relevant if you saved multiple </w:t>
      </w:r>
      <w:proofErr w:type="spellStart"/>
      <w:r w:rsidR="008A2394">
        <w:rPr>
          <w:lang w:val="en-US"/>
        </w:rPr>
        <w:t>FLipMouse</w:t>
      </w:r>
      <w:proofErr w:type="spellEnd"/>
      <w:r w:rsidRPr="00C305C0">
        <w:rPr>
          <w:lang w:val="en-US"/>
        </w:rPr>
        <w:t xml:space="preserve"> setting </w:t>
      </w:r>
      <w:r w:rsidR="00CB54FA" w:rsidRPr="00C305C0">
        <w:rPr>
          <w:lang w:val="en-US"/>
        </w:rPr>
        <w:t>configurations</w:t>
      </w:r>
      <w:r w:rsidRPr="00C305C0">
        <w:rPr>
          <w:lang w:val="en-US"/>
        </w:rPr>
        <w:t xml:space="preserve"> to memory slots</w:t>
      </w:r>
      <w:r w:rsidR="00CB54FA">
        <w:rPr>
          <w:lang w:val="en-US"/>
        </w:rPr>
        <w:fldChar w:fldCharType="begin"/>
      </w:r>
      <w:r w:rsidR="00CB54FA" w:rsidRPr="0067594E">
        <w:rPr>
          <w:lang w:val="en-US"/>
        </w:rPr>
        <w:instrText xml:space="preserve"> XE "</w:instrText>
      </w:r>
      <w:r w:rsidR="00CB54FA" w:rsidRPr="00744211">
        <w:rPr>
          <w:lang w:val="en-US"/>
        </w:rPr>
        <w:instrText>Slots</w:instrText>
      </w:r>
      <w:r w:rsidR="00CB54FA" w:rsidRPr="0067594E">
        <w:rPr>
          <w:lang w:val="en-US"/>
        </w:rPr>
        <w:instrText xml:space="preserve">" </w:instrText>
      </w:r>
      <w:r w:rsidR="00CB54FA">
        <w:rPr>
          <w:lang w:val="en-US"/>
        </w:rPr>
        <w:fldChar w:fldCharType="end"/>
      </w:r>
      <w:r w:rsidRPr="00C305C0">
        <w:rPr>
          <w:lang w:val="en-US"/>
        </w:rPr>
        <w:t xml:space="preserve"> as described on page 11. Once you have multiple configurations saved, you can assign the action of switching between the configurations saved on different slots</w:t>
      </w:r>
      <w:r w:rsidR="00CB54FA">
        <w:rPr>
          <w:lang w:val="en-US"/>
        </w:rPr>
        <w:fldChar w:fldCharType="begin"/>
      </w:r>
      <w:r w:rsidR="00CB54FA" w:rsidRPr="0067594E">
        <w:rPr>
          <w:lang w:val="en-US"/>
        </w:rPr>
        <w:instrText xml:space="preserve"> XE "</w:instrText>
      </w:r>
      <w:r w:rsidR="00CB54FA" w:rsidRPr="00744211">
        <w:rPr>
          <w:lang w:val="en-US"/>
        </w:rPr>
        <w:instrText>Slots</w:instrText>
      </w:r>
      <w:r w:rsidR="00CB54FA" w:rsidRPr="0067594E">
        <w:rPr>
          <w:lang w:val="en-US"/>
        </w:rPr>
        <w:instrText xml:space="preserve">" </w:instrText>
      </w:r>
      <w:r w:rsidR="00CB54FA">
        <w:rPr>
          <w:lang w:val="en-US"/>
        </w:rPr>
        <w:fldChar w:fldCharType="end"/>
      </w:r>
      <w:r w:rsidRPr="00C305C0">
        <w:rPr>
          <w:lang w:val="en-US"/>
        </w:rPr>
        <w:t xml:space="preserve"> in the application. When you switch from one configuration to next, the built in LED bulbs will change accordingly. </w:t>
      </w:r>
    </w:p>
    <w:p w:rsidR="008C6480" w:rsidRPr="00C305C0" w:rsidRDefault="008C6480" w:rsidP="008C2237">
      <w:pPr>
        <w:rPr>
          <w:lang w:val="en-US"/>
        </w:rPr>
      </w:pPr>
      <w:r w:rsidRPr="00C305C0">
        <w:rPr>
          <w:lang w:val="en-US"/>
        </w:rPr>
        <w:lastRenderedPageBreak/>
        <w:t>There are three built in LEDs</w:t>
      </w:r>
      <w:r w:rsidR="00202356" w:rsidRPr="00C305C0">
        <w:rPr>
          <w:lang w:val="en-US"/>
        </w:rPr>
        <w:t xml:space="preserve"> (red, yellow-orange, green</w:t>
      </w:r>
      <w:r w:rsidR="006A7253">
        <w:rPr>
          <w:lang w:val="en-US"/>
        </w:rPr>
        <w:t>)</w:t>
      </w:r>
      <w:r w:rsidRPr="00C305C0">
        <w:rPr>
          <w:lang w:val="en-US"/>
        </w:rPr>
        <w:t xml:space="preserve">, which will display the binary number for the slot position of the configuration that you have selected. In other words, if you saved two configurations: Game settings and Mouse, game settings will be position 1 and Mouse will be position 2. </w:t>
      </w:r>
      <w:r w:rsidR="00202356" w:rsidRPr="00C305C0">
        <w:rPr>
          <w:lang w:val="en-US"/>
        </w:rPr>
        <w:t>The following are the configuration of the LEDs for each position number:</w:t>
      </w:r>
    </w:p>
    <w:p w:rsidR="00202356" w:rsidRPr="00C305C0" w:rsidRDefault="00202356" w:rsidP="008C2237">
      <w:pPr>
        <w:rPr>
          <w:lang w:val="en-US"/>
        </w:rPr>
      </w:pPr>
    </w:p>
    <w:p w:rsidR="00202356" w:rsidRPr="00C305C0" w:rsidRDefault="00202356" w:rsidP="008C6480">
      <w:pPr>
        <w:rPr>
          <w:lang w:val="en-US"/>
        </w:rPr>
        <w:sectPr w:rsidR="00202356" w:rsidRPr="00C305C0" w:rsidSect="00390A44">
          <w:headerReference w:type="default" r:id="rId48"/>
          <w:type w:val="continuous"/>
          <w:pgSz w:w="11906" w:h="16838"/>
          <w:pgMar w:top="2552" w:right="1134" w:bottom="1134" w:left="1134" w:header="0" w:footer="709" w:gutter="0"/>
          <w:cols w:space="708"/>
          <w:docGrid w:linePitch="360"/>
        </w:sectPr>
      </w:pPr>
    </w:p>
    <w:p w:rsidR="008C6480" w:rsidRPr="00C305C0" w:rsidRDefault="008C6480" w:rsidP="008C6480">
      <w:pPr>
        <w:rPr>
          <w:lang w:val="en-US"/>
        </w:rPr>
      </w:pPr>
      <w:r w:rsidRPr="00C305C0">
        <w:rPr>
          <w:lang w:val="en-US"/>
        </w:rPr>
        <w:lastRenderedPageBreak/>
        <w:t xml:space="preserve">Position 1 will be displayed as 1 shining bulb: </w:t>
      </w:r>
    </w:p>
    <w:p w:rsidR="008C6480" w:rsidRPr="00C305C0" w:rsidRDefault="008C6480" w:rsidP="008C2237">
      <w:pPr>
        <w:rPr>
          <w:lang w:val="en-US"/>
        </w:rPr>
      </w:pPr>
      <w:r w:rsidRPr="00C305C0">
        <w:rPr>
          <w:noProof/>
        </w:rPr>
        <mc:AlternateContent>
          <mc:Choice Requires="wps">
            <w:drawing>
              <wp:anchor distT="0" distB="0" distL="114300" distR="114300" simplePos="0" relativeHeight="251739136" behindDoc="0" locked="0" layoutInCell="1" allowOverlap="1" wp14:anchorId="0C9DE4D4" wp14:editId="20604CDE">
                <wp:simplePos x="0" y="0"/>
                <wp:positionH relativeFrom="column">
                  <wp:posOffset>318135</wp:posOffset>
                </wp:positionH>
                <wp:positionV relativeFrom="paragraph">
                  <wp:posOffset>53340</wp:posOffset>
                </wp:positionV>
                <wp:extent cx="85725" cy="85725"/>
                <wp:effectExtent l="0" t="0" r="28575" b="28575"/>
                <wp:wrapNone/>
                <wp:docPr id="344" name="Oval 344"/>
                <wp:cNvGraphicFramePr/>
                <a:graphic xmlns:a="http://schemas.openxmlformats.org/drawingml/2006/main">
                  <a:graphicData uri="http://schemas.microsoft.com/office/word/2010/wordprocessingShape">
                    <wps:wsp>
                      <wps:cNvSpPr/>
                      <wps:spPr>
                        <a:xfrm>
                          <a:off x="0" y="0"/>
                          <a:ext cx="85725" cy="8572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44" o:spid="_x0000_s1026" style="position:absolute;margin-left:25.05pt;margin-top:4.2pt;width:6.75pt;height:6.7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" fillcolor="red" strokecolor="red" strokeweight="2pt"/>
            </w:pict>
          </mc:Fallback>
        </mc:AlternateContent>
      </w:r>
    </w:p>
    <w:p w:rsidR="008C6480" w:rsidRPr="00C305C0" w:rsidRDefault="008C6480" w:rsidP="008C6480">
      <w:pPr>
        <w:rPr>
          <w:lang w:val="en-US"/>
        </w:rPr>
      </w:pPr>
      <w:r w:rsidRPr="00C305C0">
        <w:rPr>
          <w:lang w:val="en-US"/>
        </w:rPr>
        <w:t>Position 2 will be displayed as 1 shining bulb:</w:t>
      </w:r>
    </w:p>
    <w:p w:rsidR="00FA02C9" w:rsidRPr="00C305C0" w:rsidRDefault="008C6480" w:rsidP="008C2237">
      <w:pPr>
        <w:rPr>
          <w:lang w:val="en-US"/>
        </w:rPr>
      </w:pPr>
      <w:r w:rsidRPr="00C305C0">
        <w:rPr>
          <w:noProof/>
        </w:rPr>
        <mc:AlternateContent>
          <mc:Choice Requires="wps">
            <w:drawing>
              <wp:anchor distT="0" distB="0" distL="114300" distR="114300" simplePos="0" relativeHeight="251741184" behindDoc="0" locked="0" layoutInCell="1" allowOverlap="1" wp14:anchorId="2971AECD" wp14:editId="094BB343">
                <wp:simplePos x="0" y="0"/>
                <wp:positionH relativeFrom="column">
                  <wp:posOffset>508635</wp:posOffset>
                </wp:positionH>
                <wp:positionV relativeFrom="paragraph">
                  <wp:posOffset>6985</wp:posOffset>
                </wp:positionV>
                <wp:extent cx="85725" cy="85725"/>
                <wp:effectExtent l="0" t="0" r="28575" b="28575"/>
                <wp:wrapNone/>
                <wp:docPr id="352" name="Oval 352"/>
                <wp:cNvGraphicFramePr/>
                <a:graphic xmlns:a="http://schemas.openxmlformats.org/drawingml/2006/main">
                  <a:graphicData uri="http://schemas.microsoft.com/office/word/2010/wordprocessingShape">
                    <wps:wsp>
                      <wps:cNvSpPr/>
                      <wps:spPr>
                        <a:xfrm>
                          <a:off x="0" y="0"/>
                          <a:ext cx="85725" cy="85725"/>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52" o:spid="_x0000_s1026" style="position:absolute;margin-left:40.05pt;margin-top:.55pt;width:6.75pt;height:6.7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" fillcolor="#ffc000" strokecolor="#ffc000" strokeweight="2pt"/>
            </w:pict>
          </mc:Fallback>
        </mc:AlternateContent>
      </w:r>
    </w:p>
    <w:p w:rsidR="008C6480" w:rsidRPr="00C305C0" w:rsidRDefault="008C6480" w:rsidP="008C6480">
      <w:pPr>
        <w:rPr>
          <w:lang w:val="en-US"/>
        </w:rPr>
      </w:pPr>
      <w:r w:rsidRPr="00C305C0">
        <w:rPr>
          <w:lang w:val="en-US"/>
        </w:rPr>
        <w:t>Position 3 will be displayed as 2 shining bulbs:</w:t>
      </w:r>
    </w:p>
    <w:p w:rsidR="00FA02C9" w:rsidRPr="00C305C0" w:rsidRDefault="008C6480" w:rsidP="008C2237">
      <w:pPr>
        <w:rPr>
          <w:lang w:val="en-US"/>
        </w:rPr>
      </w:pPr>
      <w:r w:rsidRPr="00C305C0">
        <w:rPr>
          <w:noProof/>
        </w:rPr>
        <mc:AlternateContent>
          <mc:Choice Requires="wpg">
            <w:drawing>
              <wp:anchor distT="0" distB="0" distL="114300" distR="114300" simplePos="0" relativeHeight="251743232" behindDoc="0" locked="0" layoutInCell="1" allowOverlap="1" wp14:anchorId="3828BB13" wp14:editId="0D9DA86A">
                <wp:simplePos x="0" y="0"/>
                <wp:positionH relativeFrom="column">
                  <wp:posOffset>318135</wp:posOffset>
                </wp:positionH>
                <wp:positionV relativeFrom="paragraph">
                  <wp:posOffset>66040</wp:posOffset>
                </wp:positionV>
                <wp:extent cx="276225" cy="85725"/>
                <wp:effectExtent l="0" t="0" r="28575" b="28575"/>
                <wp:wrapNone/>
                <wp:docPr id="354" name="Group 354"/>
                <wp:cNvGraphicFramePr/>
                <a:graphic xmlns:a="http://schemas.openxmlformats.org/drawingml/2006/main">
                  <a:graphicData uri="http://schemas.microsoft.com/office/word/2010/wordprocessingGroup">
                    <wpg:wgp>
                      <wpg:cNvGrpSpPr/>
                      <wpg:grpSpPr>
                        <a:xfrm>
                          <a:off x="0" y="0"/>
                          <a:ext cx="276225" cy="85725"/>
                          <a:chOff x="0" y="0"/>
                          <a:chExt cx="276225" cy="85725"/>
                        </a:xfrm>
                      </wpg:grpSpPr>
                      <wps:wsp>
                        <wps:cNvPr id="355" name="Oval 355"/>
                        <wps:cNvSpPr/>
                        <wps:spPr>
                          <a:xfrm>
                            <a:off x="0" y="0"/>
                            <a:ext cx="85725" cy="8572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Oval 356"/>
                        <wps:cNvSpPr/>
                        <wps:spPr>
                          <a:xfrm>
                            <a:off x="190500" y="0"/>
                            <a:ext cx="85725" cy="85725"/>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354" o:spid="_x0000_s1026" style="position:absolute;margin-left:25.05pt;margin-top:5.2pt;width:21.75pt;height:6.75pt;z-index:251743232;mso-width-relative:margin" coordsize="27622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">
                <v:oval id="Oval 355" o:spid="_x0000_s1027" style="position:absolute;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cJpMUA&#10;AADcAAAADwAAAGRycy9kb3ducmV2LnhtbESPzWrDMBCE74W8g9hAb4mchPzgRjahUMil0KRNzltr&#10;a5laKyMpjtunrwKBHoeZ+YbZloNtRU8+NI4VzKYZCOLK6YZrBR/vL5MNiBCRNbaOScEPBSiL0cMW&#10;c+2ufKD+GGuRIBxyVGBi7HIpQ2XIYpi6jjh5X85bjEn6WmqP1wS3rZxn2UpabDgtGOzo2VD1fbxY&#10;Bb/rhel9WJ3Om9e3eZ/5z1jxWqnH8bB7AhFpiP/he3uvFSyWS7idSUdAF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twmkxQAAANwAAAAPAAAAAAAAAAAAAAAAAJgCAABkcnMv&#10;ZG93bnJldi54bWxQSwUGAAAAAAQABAD1AAAAigMAAAAA&#10;" fillcolor="red" strokecolor="red" strokeweight="2pt"/>
                <v:oval id="Oval 356" o:spid="_x0000_s1028" style="position:absolute;left:1905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1oS8EA&#10;AADcAAAADwAAAGRycy9kb3ducmV2LnhtbESP3WrCQBCF7wu+wzKCN6IbLVWJriKCoPSq0QcYs2MS&#10;zM6G7Kjx7d1CoZeH7/xwVpvO1epBbag8G5iME1DEubcVFwbOp/1oASoIssXaMxl4UYDNuvexwtT6&#10;J//QI5NCxRIOKRooRZpU65CX5DCMfUMc2dW3DiXKttC2xWcsd7WeJslMO6w4LpTY0K6k/JbdnYFL&#10;xOFbqvn0KJPz1jdDV8yHxgz63XYJSqiTf/Nf+mANfH7N4PdMPAJ6/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daEvBAAAA3AAAAA8AAAAAAAAAAAAAAAAAmAIAAGRycy9kb3du&#10;cmV2LnhtbFBLBQYAAAAABAAEAPUAAACGAwAAAAA=&#10;" fillcolor="#ffc000" strokecolor="#ffc000" strokeweight="2pt"/>
              </v:group>
            </w:pict>
          </mc:Fallback>
        </mc:AlternateContent>
      </w:r>
      <w:r w:rsidRPr="00C305C0">
        <w:rPr>
          <w:lang w:val="en-US"/>
        </w:rPr>
        <w:t xml:space="preserve">      </w:t>
      </w:r>
    </w:p>
    <w:p w:rsidR="008C6480" w:rsidRPr="00C305C0" w:rsidRDefault="008C6480" w:rsidP="00202356">
      <w:pPr>
        <w:rPr>
          <w:lang w:val="en-US"/>
        </w:rPr>
      </w:pPr>
      <w:r w:rsidRPr="00C305C0">
        <w:rPr>
          <w:lang w:val="en-US"/>
        </w:rPr>
        <w:t xml:space="preserve">Position 4 will be displayed as </w:t>
      </w:r>
      <w:r w:rsidR="00202356" w:rsidRPr="00C305C0">
        <w:rPr>
          <w:lang w:val="en-US"/>
        </w:rPr>
        <w:t>1 shining bulb</w:t>
      </w:r>
      <w:r w:rsidRPr="00C305C0">
        <w:rPr>
          <w:lang w:val="en-US"/>
        </w:rPr>
        <w:t>:</w:t>
      </w:r>
    </w:p>
    <w:p w:rsidR="008C6480" w:rsidRPr="00C305C0" w:rsidRDefault="00202356" w:rsidP="008C2237">
      <w:pPr>
        <w:rPr>
          <w:lang w:val="en-US"/>
        </w:rPr>
      </w:pPr>
      <w:r w:rsidRPr="00C305C0">
        <w:rPr>
          <w:noProof/>
        </w:rPr>
        <mc:AlternateContent>
          <mc:Choice Requires="wps">
            <w:drawing>
              <wp:anchor distT="0" distB="0" distL="114300" distR="114300" simplePos="0" relativeHeight="251745280" behindDoc="0" locked="0" layoutInCell="1" allowOverlap="1" wp14:anchorId="74529C2F" wp14:editId="203EA153">
                <wp:simplePos x="0" y="0"/>
                <wp:positionH relativeFrom="column">
                  <wp:posOffset>699135</wp:posOffset>
                </wp:positionH>
                <wp:positionV relativeFrom="paragraph">
                  <wp:posOffset>38735</wp:posOffset>
                </wp:positionV>
                <wp:extent cx="85725" cy="85725"/>
                <wp:effectExtent l="0" t="0" r="28575" b="28575"/>
                <wp:wrapNone/>
                <wp:docPr id="361" name="Oval 361"/>
                <wp:cNvGraphicFramePr/>
                <a:graphic xmlns:a="http://schemas.openxmlformats.org/drawingml/2006/main">
                  <a:graphicData uri="http://schemas.microsoft.com/office/word/2010/wordprocessingShape">
                    <wps:wsp>
                      <wps:cNvSpPr/>
                      <wps:spPr>
                        <a:xfrm>
                          <a:off x="0" y="0"/>
                          <a:ext cx="85725" cy="85725"/>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61" o:spid="_x0000_s1026" style="position:absolute;margin-left:55.05pt;margin-top:3.05pt;width:6.75pt;height:6.7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" fillcolor="#00b050" strokecolor="#00b050" strokeweight="2pt"/>
            </w:pict>
          </mc:Fallback>
        </mc:AlternateContent>
      </w:r>
    </w:p>
    <w:p w:rsidR="008C6480" w:rsidRPr="00C305C0" w:rsidRDefault="008C6480" w:rsidP="008C6480">
      <w:pPr>
        <w:rPr>
          <w:lang w:val="en-US"/>
        </w:rPr>
      </w:pPr>
      <w:r w:rsidRPr="00C305C0">
        <w:rPr>
          <w:lang w:val="en-US"/>
        </w:rPr>
        <w:lastRenderedPageBreak/>
        <w:t>Position 5 will be displayed as 2 shining bulbs:</w:t>
      </w:r>
    </w:p>
    <w:p w:rsidR="008C6480" w:rsidRPr="00C305C0" w:rsidRDefault="008C6480" w:rsidP="008C2237">
      <w:pPr>
        <w:rPr>
          <w:lang w:val="en-US"/>
        </w:rPr>
      </w:pPr>
      <w:r w:rsidRPr="00C305C0">
        <w:rPr>
          <w:noProof/>
        </w:rPr>
        <mc:AlternateContent>
          <mc:Choice Requires="wpg">
            <w:drawing>
              <wp:anchor distT="0" distB="0" distL="114300" distR="114300" simplePos="0" relativeHeight="251747328" behindDoc="0" locked="0" layoutInCell="1" allowOverlap="1" wp14:anchorId="1DBFB65C" wp14:editId="5EC3ACA7">
                <wp:simplePos x="0" y="0"/>
                <wp:positionH relativeFrom="column">
                  <wp:posOffset>318135</wp:posOffset>
                </wp:positionH>
                <wp:positionV relativeFrom="paragraph">
                  <wp:posOffset>49530</wp:posOffset>
                </wp:positionV>
                <wp:extent cx="466725" cy="85725"/>
                <wp:effectExtent l="0" t="0" r="28575" b="28575"/>
                <wp:wrapNone/>
                <wp:docPr id="362" name="Group 362"/>
                <wp:cNvGraphicFramePr/>
                <a:graphic xmlns:a="http://schemas.openxmlformats.org/drawingml/2006/main">
                  <a:graphicData uri="http://schemas.microsoft.com/office/word/2010/wordprocessingGroup">
                    <wpg:wgp>
                      <wpg:cNvGrpSpPr/>
                      <wpg:grpSpPr>
                        <a:xfrm>
                          <a:off x="0" y="0"/>
                          <a:ext cx="466725" cy="85725"/>
                          <a:chOff x="0" y="0"/>
                          <a:chExt cx="466725" cy="85725"/>
                        </a:xfrm>
                      </wpg:grpSpPr>
                      <wps:wsp>
                        <wps:cNvPr id="363" name="Oval 363"/>
                        <wps:cNvSpPr/>
                        <wps:spPr>
                          <a:xfrm>
                            <a:off x="0" y="0"/>
                            <a:ext cx="85725" cy="8572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Oval 365"/>
                        <wps:cNvSpPr/>
                        <wps:spPr>
                          <a:xfrm>
                            <a:off x="381000" y="0"/>
                            <a:ext cx="85725" cy="85725"/>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62" o:spid="_x0000_s1026" style="position:absolute;margin-left:25.05pt;margin-top:3.9pt;width:36.75pt;height:6.75pt;z-index:251747328" coordsize="46672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">
                <v:oval id="Oval 363" o:spid="_x0000_s1027" style="position:absolute;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7+9sQA&#10;AADcAAAADwAAAGRycy9kb3ducmV2LnhtbESPQWsCMRSE7wX/Q3hCbzWrC6usRhGh4EWwtvX83Dw3&#10;i5uXJUnXrb++KRR6HGbmG2a1GWwrevKhcaxgOslAEFdON1wr+Hh/fVmACBFZY+uYFHxTgM169LTC&#10;Urs7v1F/irVIEA4lKjAxdqWUoTJkMUxcR5y8q/MWY5K+ltrjPcFtK2dZVkiLDacFgx3tDFW305dV&#10;8Jjnpveh+DwvDsdZn/lLrHiu1PN42C5BRBrif/ivvdcK8iKH3zPpCM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vbEAAAA3AAAAA8AAAAAAAAAAAAAAAAAmAIAAGRycy9k&#10;b3ducmV2LnhtbFBLBQYAAAAABAAEAPUAAACJAwAAAAA=&#10;" fillcolor="red" strokecolor="red" strokeweight="2pt"/>
                <v:oval id="Oval 365" o:spid="_x0000_s1028" style="position:absolute;left:3810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zGXsQA&#10;AADcAAAADwAAAGRycy9kb3ducmV2LnhtbESP0WoCMRRE3wX/IVzBN822WtGtUYqgCCpU6wdcN7e7&#10;oZubZRPd9e+NUPBxmJkzzHzZ2lLcqPbGsYK3YQKCOHPacK7g/LMeTEH4gKyxdEwK7uRhueh25phq&#10;1/CRbqeQiwhhn6KCIoQqldJnBVn0Q1cRR+/X1RZDlHUudY1NhNtSvifJRFo0HBcKrGhVUPZ3uloF&#10;rdsbPNqL2U6b2Xi/Gx2+N2amVL/Xfn2CCNSGV/i/vdUKRpMPeJ6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8xl7EAAAA3AAAAA8AAAAAAAAAAAAAAAAAmAIAAGRycy9k&#10;b3ducmV2LnhtbFBLBQYAAAAABAAEAPUAAACJAwAAAAA=&#10;" fillcolor="#00b050" strokecolor="#00b050" strokeweight="2pt"/>
              </v:group>
            </w:pict>
          </mc:Fallback>
        </mc:AlternateContent>
      </w:r>
    </w:p>
    <w:p w:rsidR="00202356" w:rsidRPr="00C305C0" w:rsidRDefault="00202356" w:rsidP="00202356">
      <w:pPr>
        <w:rPr>
          <w:lang w:val="en-US"/>
        </w:rPr>
      </w:pPr>
      <w:r w:rsidRPr="00C305C0">
        <w:rPr>
          <w:lang w:val="en-US"/>
        </w:rPr>
        <w:t>Position 6 will be displayed as 2 shining bulbs:</w:t>
      </w:r>
    </w:p>
    <w:p w:rsidR="00150401" w:rsidRPr="00C305C0" w:rsidRDefault="00202356" w:rsidP="00150401">
      <w:pPr>
        <w:rPr>
          <w:lang w:val="en-US"/>
        </w:rPr>
      </w:pPr>
      <w:r w:rsidRPr="00C305C0">
        <w:rPr>
          <w:noProof/>
        </w:rPr>
        <mc:AlternateContent>
          <mc:Choice Requires="wpg">
            <w:drawing>
              <wp:anchor distT="0" distB="0" distL="114300" distR="114300" simplePos="0" relativeHeight="251749376" behindDoc="0" locked="0" layoutInCell="1" allowOverlap="1" wp14:anchorId="13C37C94" wp14:editId="4D8F018C">
                <wp:simplePos x="0" y="0"/>
                <wp:positionH relativeFrom="column">
                  <wp:posOffset>508635</wp:posOffset>
                </wp:positionH>
                <wp:positionV relativeFrom="paragraph">
                  <wp:posOffset>41275</wp:posOffset>
                </wp:positionV>
                <wp:extent cx="276225" cy="85725"/>
                <wp:effectExtent l="0" t="0" r="28575" b="28575"/>
                <wp:wrapNone/>
                <wp:docPr id="366" name="Group 366"/>
                <wp:cNvGraphicFramePr/>
                <a:graphic xmlns:a="http://schemas.openxmlformats.org/drawingml/2006/main">
                  <a:graphicData uri="http://schemas.microsoft.com/office/word/2010/wordprocessingGroup">
                    <wpg:wgp>
                      <wpg:cNvGrpSpPr/>
                      <wpg:grpSpPr>
                        <a:xfrm>
                          <a:off x="0" y="0"/>
                          <a:ext cx="276225" cy="85725"/>
                          <a:chOff x="190500" y="0"/>
                          <a:chExt cx="276225" cy="85725"/>
                        </a:xfrm>
                      </wpg:grpSpPr>
                      <wps:wsp>
                        <wps:cNvPr id="368" name="Oval 368"/>
                        <wps:cNvSpPr/>
                        <wps:spPr>
                          <a:xfrm>
                            <a:off x="190500" y="0"/>
                            <a:ext cx="85725" cy="85725"/>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9" name="Oval 369"/>
                        <wps:cNvSpPr/>
                        <wps:spPr>
                          <a:xfrm>
                            <a:off x="381000" y="0"/>
                            <a:ext cx="85725" cy="85725"/>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366" o:spid="_x0000_s1026" style="position:absolute;margin-left:40.05pt;margin-top:3.25pt;width:21.75pt;height:6.75pt;z-index:251749376;mso-width-relative:margin" coordorigin="190500" coordsize="27622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">
                <v:oval id="Oval 368" o:spid="_x0000_s1027" style="position:absolute;left:1905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KTH78A&#10;AADcAAAADwAAAGRycy9kb3ducmV2LnhtbERPzWrCQBC+C32HZQq9iG5U0JK6igiFiid/HmCaHZPQ&#10;7GzIjpq+vXMQPH58/8t1Hxpzoy7VkR1MxhkY4iL6mksH59P36BNMEmSPTWRy8E8J1qu3wRJzH+98&#10;oNtRSqMhnHJ0UIm0ubWpqChgGseWWLlL7AKKwq60vsO7hofGTrNsbgPWrA0VtrStqPg7XoODX6XT&#10;XurFdCeT8ya2w1Auhs59vPebLzBCvbzET/ePdzCb61o9o0fArh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opMfvwAAANwAAAAPAAAAAAAAAAAAAAAAAJgCAABkcnMvZG93bnJl&#10;di54bWxQSwUGAAAAAAQABAD1AAAAhAMAAAAA&#10;" fillcolor="#ffc000" strokecolor="#ffc000" strokeweight="2pt"/>
                <v:oval id="Oval 369" o:spid="_x0000_s1028" style="position:absolute;left:3810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HMW8QA&#10;AADcAAAADwAAAGRycy9kb3ducmV2LnhtbESP0WrCQBRE3wv+w3KFvtWNVcTEbESEFkEL1foB1+w1&#10;WczeDdmtSf++Wyj4OMzMGSZfD7YRd+q8caxgOklAEJdOG64UnL/eXpYgfEDW2DgmBT/kYV2MnnLM&#10;tOv5SPdTqESEsM9QQR1Cm0npy5os+olriaN3dZ3FEGVXSd1hH+G2ka9JspAWDceFGlva1lTeTt9W&#10;weAOBo/2YnbLPp0f9rOPz3eTKvU8HjYrEIGG8Aj/t3dawWyRwt+ZeARk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xzFvEAAAA3AAAAA8AAAAAAAAAAAAAAAAAmAIAAGRycy9k&#10;b3ducmV2LnhtbFBLBQYAAAAABAAEAPUAAACJAwAAAAA=&#10;" fillcolor="#00b050" strokecolor="#00b050" strokeweight="2pt"/>
              </v:group>
            </w:pict>
          </mc:Fallback>
        </mc:AlternateContent>
      </w:r>
    </w:p>
    <w:p w:rsidR="00202356" w:rsidRPr="00C305C0" w:rsidRDefault="00202356" w:rsidP="00202356">
      <w:pPr>
        <w:rPr>
          <w:lang w:val="en-US"/>
        </w:rPr>
      </w:pPr>
      <w:r w:rsidRPr="00C305C0">
        <w:rPr>
          <w:lang w:val="en-US"/>
        </w:rPr>
        <w:t>Position 7 will be displayed as 3 shining bulbs:</w:t>
      </w:r>
    </w:p>
    <w:p w:rsidR="00202356" w:rsidRPr="00C305C0" w:rsidRDefault="00202356" w:rsidP="00150401">
      <w:pPr>
        <w:rPr>
          <w:lang w:val="en-US"/>
        </w:rPr>
      </w:pPr>
      <w:r w:rsidRPr="00C305C0">
        <w:rPr>
          <w:noProof/>
        </w:rPr>
        <mc:AlternateContent>
          <mc:Choice Requires="wpg">
            <w:drawing>
              <wp:anchor distT="0" distB="0" distL="114300" distR="114300" simplePos="0" relativeHeight="251751424" behindDoc="0" locked="0" layoutInCell="1" allowOverlap="1" wp14:anchorId="023B3227" wp14:editId="33FFB0ED">
                <wp:simplePos x="0" y="0"/>
                <wp:positionH relativeFrom="column">
                  <wp:posOffset>318135</wp:posOffset>
                </wp:positionH>
                <wp:positionV relativeFrom="paragraph">
                  <wp:posOffset>32385</wp:posOffset>
                </wp:positionV>
                <wp:extent cx="466725" cy="85725"/>
                <wp:effectExtent l="0" t="0" r="28575" b="28575"/>
                <wp:wrapNone/>
                <wp:docPr id="370" name="Group 370"/>
                <wp:cNvGraphicFramePr/>
                <a:graphic xmlns:a="http://schemas.openxmlformats.org/drawingml/2006/main">
                  <a:graphicData uri="http://schemas.microsoft.com/office/word/2010/wordprocessingGroup">
                    <wpg:wgp>
                      <wpg:cNvGrpSpPr/>
                      <wpg:grpSpPr>
                        <a:xfrm>
                          <a:off x="0" y="0"/>
                          <a:ext cx="466725" cy="85725"/>
                          <a:chOff x="0" y="0"/>
                          <a:chExt cx="466725" cy="85725"/>
                        </a:xfrm>
                      </wpg:grpSpPr>
                      <wps:wsp>
                        <wps:cNvPr id="371" name="Oval 371"/>
                        <wps:cNvSpPr/>
                        <wps:spPr>
                          <a:xfrm>
                            <a:off x="0" y="0"/>
                            <a:ext cx="85725" cy="8572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2" name="Oval 372"/>
                        <wps:cNvSpPr/>
                        <wps:spPr>
                          <a:xfrm>
                            <a:off x="190500" y="0"/>
                            <a:ext cx="85725" cy="85725"/>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3" name="Oval 373"/>
                        <wps:cNvSpPr/>
                        <wps:spPr>
                          <a:xfrm>
                            <a:off x="381000" y="0"/>
                            <a:ext cx="85725" cy="85725"/>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70" o:spid="_x0000_s1026" style="position:absolute;margin-left:25.05pt;margin-top:2.55pt;width:36.75pt;height:6.75pt;z-index:251751424" coordsize="46672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">
                <v:oval id="Oval 371" o:spid="_x0000_s1027" style="position:absolute;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lTx8MA&#10;AADcAAAADwAAAGRycy9kb3ducmV2LnhtbESPQWsCMRSE7wX/Q3hCbzWrgiurUUQoeBGsVc/PzXOz&#10;uHlZknTd+uubQqHHYWa+YZbr3jaiIx9qxwrGowwEcel0zZWC0+f72xxEiMgaG8ek4JsCrFeDlyUW&#10;2j34g7pjrESCcChQgYmxLaQMpSGLYeRa4uTdnLcYk/SV1B4fCW4bOcmymbRYc1ow2NLWUHk/flkF&#10;z3xqOh9m58t8f5h0mb/GknOlXof9ZgEiUh//w3/tnVYwzcfweyYdAb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lTx8MAAADcAAAADwAAAAAAAAAAAAAAAACYAgAAZHJzL2Rv&#10;d25yZXYueG1sUEsFBgAAAAAEAAQA9QAAAIgDAAAAAA==&#10;" fillcolor="red" strokecolor="red" strokeweight="2pt"/>
                <v:oval id="Oval 372" o:spid="_x0000_s1028" style="position:absolute;left:1905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MyKMEA&#10;AADcAAAADwAAAGRycy9kb3ducmV2LnhtbESP3WrCQBCF7wu+wzKCN1I3RmgkuooIgqVX/jzAmJ0m&#10;wexsyI4a375bELw8fOeHs1z3rlF36kLt2cB0koAiLrytuTRwPu0+56CCIFtsPJOBJwVYrwYfS8yt&#10;f/CB7kcpVSzhkKOBSqTNtQ5FRQ7DxLfEkf36zqFE2ZXadviI5a7RaZJ8aYc1x4UKW9pWVFyPN2fg&#10;EnH4kTpLv2V63vh27MpsbMxo2G8WoIR6eZtf6b01MMtS+D8Tj4B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TMijBAAAA3AAAAA8AAAAAAAAAAAAAAAAAmAIAAGRycy9kb3du&#10;cmV2LnhtbFBLBQYAAAAABAAEAPUAAACGAwAAAAA=&#10;" fillcolor="#ffc000" strokecolor="#ffc000" strokeweight="2pt"/>
                <v:oval id="Oval 373" o:spid="_x0000_s1029" style="position:absolute;left:3810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tbMUA&#10;AADcAAAADwAAAGRycy9kb3ducmV2LnhtbESP0WrCQBRE3wv9h+UKfdONTakmzSqlUBFUUNsPuM1e&#10;k8Xs3ZBdTfr3bkHo4zAzZ5hiOdhGXKnzxrGC6SQBQVw6bbhS8P31OZ6D8AFZY+OYFPySh+Xi8aHA&#10;XLueD3Q9hkpECPscFdQhtLmUvqzJop+4ljh6J9dZDFF2ldQd9hFuG/mcJK/SouG4UGNLHzWV5+PF&#10;Khjc1uDB/pj1vM9etpt0t1+ZTKmn0fD+BiLQEP7D9/ZaK0hnKfydi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1sxQAAANwAAAAPAAAAAAAAAAAAAAAAAJgCAABkcnMv&#10;ZG93bnJldi54bWxQSwUGAAAAAAQABAD1AAAAigMAAAAA&#10;" fillcolor="#00b050" strokecolor="#00b050" strokeweight="2pt"/>
              </v:group>
            </w:pict>
          </mc:Fallback>
        </mc:AlternateContent>
      </w:r>
    </w:p>
    <w:p w:rsidR="00202356" w:rsidRPr="00C305C0" w:rsidRDefault="00202356" w:rsidP="00202356">
      <w:pPr>
        <w:rPr>
          <w:lang w:val="en-US"/>
        </w:rPr>
        <w:sectPr w:rsidR="00202356" w:rsidRPr="00C305C0" w:rsidSect="00202356">
          <w:type w:val="continuous"/>
          <w:pgSz w:w="11906" w:h="16838"/>
          <w:pgMar w:top="2552" w:right="1134" w:bottom="1134" w:left="1134" w:header="0" w:footer="709" w:gutter="0"/>
          <w:cols w:num="2" w:space="708"/>
          <w:docGrid w:linePitch="360"/>
        </w:sectPr>
      </w:pPr>
    </w:p>
    <w:p w:rsidR="00202356" w:rsidRPr="00C305C0" w:rsidRDefault="00202356" w:rsidP="00202356">
      <w:pPr>
        <w:rPr>
          <w:lang w:val="en-US"/>
        </w:rPr>
      </w:pPr>
    </w:p>
    <w:p w:rsidR="00202356" w:rsidRDefault="00202356" w:rsidP="00202356">
      <w:pPr>
        <w:rPr>
          <w:lang w:val="en-US"/>
        </w:rPr>
      </w:pPr>
      <w:r w:rsidRPr="00C305C0">
        <w:rPr>
          <w:lang w:val="en-US"/>
        </w:rPr>
        <w:t xml:space="preserve">The bulbs only allow unique displays for 7 different </w:t>
      </w:r>
      <w:r w:rsidR="00712942" w:rsidRPr="00C305C0">
        <w:rPr>
          <w:lang w:val="en-US"/>
        </w:rPr>
        <w:t>slots</w:t>
      </w:r>
      <w:r w:rsidR="00CB54FA">
        <w:rPr>
          <w:lang w:val="en-US"/>
        </w:rPr>
        <w:fldChar w:fldCharType="begin"/>
      </w:r>
      <w:r w:rsidR="00CB54FA" w:rsidRPr="0067594E">
        <w:rPr>
          <w:lang w:val="en-US"/>
        </w:rPr>
        <w:instrText xml:space="preserve"> XE "</w:instrText>
      </w:r>
      <w:r w:rsidR="00CB54FA" w:rsidRPr="00744211">
        <w:rPr>
          <w:lang w:val="en-US"/>
        </w:rPr>
        <w:instrText>Slots</w:instrText>
      </w:r>
      <w:r w:rsidR="00CB54FA" w:rsidRPr="0067594E">
        <w:rPr>
          <w:lang w:val="en-US"/>
        </w:rPr>
        <w:instrText xml:space="preserve">" </w:instrText>
      </w:r>
      <w:r w:rsidR="00CB54FA">
        <w:rPr>
          <w:lang w:val="en-US"/>
        </w:rPr>
        <w:fldChar w:fldCharType="end"/>
      </w:r>
      <w:r w:rsidR="00712942" w:rsidRPr="00C305C0">
        <w:rPr>
          <w:lang w:val="en-US"/>
        </w:rPr>
        <w:t>;</w:t>
      </w:r>
      <w:r w:rsidRPr="00C305C0">
        <w:rPr>
          <w:lang w:val="en-US"/>
        </w:rPr>
        <w:t xml:space="preserve"> however you may save on more than 7 slots</w:t>
      </w:r>
      <w:r w:rsidR="00CB54FA">
        <w:rPr>
          <w:lang w:val="en-US"/>
        </w:rPr>
        <w:fldChar w:fldCharType="begin"/>
      </w:r>
      <w:r w:rsidR="00CB54FA" w:rsidRPr="0067594E">
        <w:rPr>
          <w:lang w:val="en-US"/>
        </w:rPr>
        <w:instrText xml:space="preserve"> XE "</w:instrText>
      </w:r>
      <w:r w:rsidR="00CB54FA" w:rsidRPr="00744211">
        <w:rPr>
          <w:lang w:val="en-US"/>
        </w:rPr>
        <w:instrText>Slots</w:instrText>
      </w:r>
      <w:r w:rsidR="00CB54FA" w:rsidRPr="0067594E">
        <w:rPr>
          <w:lang w:val="en-US"/>
        </w:rPr>
        <w:instrText xml:space="preserve">" </w:instrText>
      </w:r>
      <w:r w:rsidR="00CB54FA">
        <w:rPr>
          <w:lang w:val="en-US"/>
        </w:rPr>
        <w:fldChar w:fldCharType="end"/>
      </w:r>
      <w:r w:rsidRPr="00C305C0">
        <w:rPr>
          <w:lang w:val="en-US"/>
        </w:rPr>
        <w:t>.</w:t>
      </w:r>
    </w:p>
    <w:p w:rsidR="00022994" w:rsidRPr="00C305C0" w:rsidRDefault="00022994" w:rsidP="00202356">
      <w:pPr>
        <w:rPr>
          <w:lang w:val="en-US"/>
        </w:rPr>
      </w:pPr>
    </w:p>
    <w:p w:rsidR="006468FC" w:rsidRPr="00C305C0" w:rsidRDefault="006468FC" w:rsidP="006468FC">
      <w:pPr>
        <w:pStyle w:val="berschrift2"/>
        <w:rPr>
          <w:lang w:val="en-US"/>
        </w:rPr>
      </w:pPr>
      <w:bookmarkStart w:id="14" w:name="_Toc415516900"/>
      <w:r w:rsidRPr="00C305C0">
        <w:rPr>
          <w:lang w:val="en-US"/>
        </w:rPr>
        <w:t>Sip/Puff Actions</w:t>
      </w:r>
      <w:bookmarkEnd w:id="14"/>
    </w:p>
    <w:p w:rsidR="00773750" w:rsidRPr="00C305C0" w:rsidRDefault="00087AFC" w:rsidP="00CB54FA">
      <w:pPr>
        <w:rPr>
          <w:lang w:val="en-US"/>
        </w:rPr>
      </w:pPr>
      <w:r w:rsidRPr="00C305C0">
        <w:rPr>
          <w:lang w:val="en-US"/>
        </w:rPr>
        <w:t xml:space="preserve">When using the </w:t>
      </w:r>
      <w:proofErr w:type="spellStart"/>
      <w:r w:rsidR="008A2394">
        <w:rPr>
          <w:lang w:val="en-US"/>
        </w:rPr>
        <w:t>FLipMouse</w:t>
      </w:r>
      <w:proofErr w:type="spellEnd"/>
      <w:r w:rsidRPr="00C305C0">
        <w:rPr>
          <w:lang w:val="en-US"/>
        </w:rPr>
        <w:t xml:space="preserve"> stick with the mouth, the user can trigger functions by sipping or puffing through the tube. The tube is connected to a pressure sensor</w:t>
      </w:r>
      <w:r w:rsidR="00CB54FA">
        <w:rPr>
          <w:lang w:val="en-US"/>
        </w:rPr>
        <w:fldChar w:fldCharType="begin"/>
      </w:r>
      <w:r w:rsidR="00CB54FA" w:rsidRPr="0067594E">
        <w:rPr>
          <w:lang w:val="en-US"/>
        </w:rPr>
        <w:instrText xml:space="preserve"> XE "</w:instrText>
      </w:r>
      <w:r w:rsidR="00CB54FA">
        <w:rPr>
          <w:lang w:val="en-US"/>
        </w:rPr>
        <w:instrText>S</w:instrText>
      </w:r>
      <w:r w:rsidR="00CB54FA" w:rsidRPr="00BD6AC9">
        <w:rPr>
          <w:lang w:val="en-US"/>
        </w:rPr>
        <w:instrText>ensor</w:instrText>
      </w:r>
      <w:r w:rsidR="00CB54FA" w:rsidRPr="0067594E">
        <w:rPr>
          <w:lang w:val="en-US"/>
        </w:rPr>
        <w:instrText xml:space="preserve">" </w:instrText>
      </w:r>
      <w:r w:rsidR="00CB54FA">
        <w:rPr>
          <w:lang w:val="en-US"/>
        </w:rPr>
        <w:fldChar w:fldCharType="end"/>
      </w:r>
      <w:r w:rsidRPr="00C305C0">
        <w:rPr>
          <w:lang w:val="en-US"/>
        </w:rPr>
        <w:t xml:space="preserve">, which outputs a number that corresponds to the detected pressure. When the user sips, the sensor value decreases, and when the user puffs the value increases. </w:t>
      </w:r>
    </w:p>
    <w:p w:rsidR="00773750" w:rsidRPr="00C305C0" w:rsidRDefault="00773750" w:rsidP="00773750">
      <w:pPr>
        <w:rPr>
          <w:lang w:val="en-US"/>
        </w:rPr>
      </w:pPr>
      <w:r w:rsidRPr="00C305C0">
        <w:rPr>
          <w:lang w:val="en-US"/>
        </w:rPr>
        <w:t xml:space="preserve">You may assign an action for sipping or puffing in the same manner as assigning alternative actions in the previous section. The difference for sip/puff actions is that you can select the threshold for the sipping and/or puffing according to how strongly you would prefer to sip or puff. </w:t>
      </w:r>
      <w:r w:rsidR="00087AFC" w:rsidRPr="00C305C0">
        <w:rPr>
          <w:lang w:val="en-US"/>
        </w:rPr>
        <w:t xml:space="preserve">When the </w:t>
      </w:r>
      <w:proofErr w:type="spellStart"/>
      <w:r w:rsidR="008A2394">
        <w:rPr>
          <w:lang w:val="en-US"/>
        </w:rPr>
        <w:t>FLipMouse</w:t>
      </w:r>
      <w:proofErr w:type="spellEnd"/>
      <w:r w:rsidR="00087AFC" w:rsidRPr="00C305C0">
        <w:rPr>
          <w:lang w:val="en-US"/>
        </w:rPr>
        <w:t xml:space="preserve"> is connected, you can check how the pressure values chan</w:t>
      </w:r>
      <w:r w:rsidRPr="00C305C0">
        <w:rPr>
          <w:lang w:val="en-US"/>
        </w:rPr>
        <w:t xml:space="preserve">ge in the Sip/Puff Actions tab prior to assigning the threshold. </w:t>
      </w:r>
    </w:p>
    <w:p w:rsidR="00202356" w:rsidRPr="00C305C0" w:rsidRDefault="00202356" w:rsidP="00773750">
      <w:pPr>
        <w:rPr>
          <w:lang w:val="en-US"/>
        </w:rPr>
      </w:pPr>
    </w:p>
    <w:p w:rsidR="00202356" w:rsidRPr="00C305C0" w:rsidRDefault="00202356" w:rsidP="00773750">
      <w:pPr>
        <w:rPr>
          <w:lang w:val="en-US"/>
        </w:rPr>
      </w:pPr>
    </w:p>
    <w:p w:rsidR="006468FC" w:rsidRPr="00C305C0" w:rsidRDefault="00003B14" w:rsidP="00773750">
      <w:pPr>
        <w:rPr>
          <w:lang w:val="en-US"/>
        </w:rPr>
      </w:pPr>
      <w:r w:rsidRPr="00C305C0">
        <w:rPr>
          <w:noProof/>
        </w:rPr>
        <w:lastRenderedPageBreak/>
        <mc:AlternateContent>
          <mc:Choice Requires="wps">
            <w:drawing>
              <wp:anchor distT="0" distB="0" distL="114300" distR="114300" simplePos="0" relativeHeight="251731968" behindDoc="0" locked="0" layoutInCell="1" allowOverlap="1" wp14:anchorId="47E3EE7F" wp14:editId="0E414B64">
                <wp:simplePos x="0" y="0"/>
                <wp:positionH relativeFrom="column">
                  <wp:posOffset>4737735</wp:posOffset>
                </wp:positionH>
                <wp:positionV relativeFrom="paragraph">
                  <wp:posOffset>1377950</wp:posOffset>
                </wp:positionV>
                <wp:extent cx="256540" cy="1552575"/>
                <wp:effectExtent l="0" t="38100" r="67310" b="28575"/>
                <wp:wrapNone/>
                <wp:docPr id="342" name="Straight Arrow Connector 342"/>
                <wp:cNvGraphicFramePr/>
                <a:graphic xmlns:a="http://schemas.openxmlformats.org/drawingml/2006/main">
                  <a:graphicData uri="http://schemas.microsoft.com/office/word/2010/wordprocessingShape">
                    <wps:wsp>
                      <wps:cNvCnPr/>
                      <wps:spPr>
                        <a:xfrm flipV="1">
                          <a:off x="0" y="0"/>
                          <a:ext cx="256540" cy="155257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2" o:spid="_x0000_s1026" type="#_x0000_t32" style="position:absolute;margin-left:373.05pt;margin-top:108.5pt;width:20.2pt;height:122.2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" strokecolor="red" strokeweight="1.5pt">
                <v:stroke endarrow="open"/>
              </v:shape>
            </w:pict>
          </mc:Fallback>
        </mc:AlternateContent>
      </w:r>
      <w:r w:rsidR="00773750" w:rsidRPr="00C305C0">
        <w:rPr>
          <w:noProof/>
        </w:rPr>
        <mc:AlternateContent>
          <mc:Choice Requires="wps">
            <w:drawing>
              <wp:anchor distT="0" distB="0" distL="114300" distR="114300" simplePos="0" relativeHeight="251729920" behindDoc="0" locked="0" layoutInCell="1" allowOverlap="1" wp14:anchorId="63F9BE3D" wp14:editId="7F042710">
                <wp:simplePos x="0" y="0"/>
                <wp:positionH relativeFrom="column">
                  <wp:posOffset>4042410</wp:posOffset>
                </wp:positionH>
                <wp:positionV relativeFrom="paragraph">
                  <wp:posOffset>1503680</wp:posOffset>
                </wp:positionV>
                <wp:extent cx="313690" cy="1428750"/>
                <wp:effectExtent l="76200" t="38100" r="29210" b="19050"/>
                <wp:wrapNone/>
                <wp:docPr id="341" name="Straight Arrow Connector 341"/>
                <wp:cNvGraphicFramePr/>
                <a:graphic xmlns:a="http://schemas.openxmlformats.org/drawingml/2006/main">
                  <a:graphicData uri="http://schemas.microsoft.com/office/word/2010/wordprocessingShape">
                    <wps:wsp>
                      <wps:cNvCnPr/>
                      <wps:spPr>
                        <a:xfrm flipH="1" flipV="1">
                          <a:off x="0" y="0"/>
                          <a:ext cx="313690" cy="142875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1" o:spid="_x0000_s1026" type="#_x0000_t32" style="position:absolute;margin-left:318.3pt;margin-top:118.4pt;width:24.7pt;height:112.5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" strokecolor="red" strokeweight="1.5pt">
                <v:stroke endarrow="open"/>
              </v:shape>
            </w:pict>
          </mc:Fallback>
        </mc:AlternateContent>
      </w:r>
      <w:r w:rsidR="00773750" w:rsidRPr="00C305C0">
        <w:rPr>
          <w:noProof/>
        </w:rPr>
        <mc:AlternateContent>
          <mc:Choice Requires="wps">
            <w:drawing>
              <wp:anchor distT="0" distB="0" distL="114300" distR="114300" simplePos="0" relativeHeight="251734016" behindDoc="0" locked="0" layoutInCell="1" allowOverlap="1" wp14:anchorId="5D5B8925" wp14:editId="1BA945B5">
                <wp:simplePos x="0" y="0"/>
                <wp:positionH relativeFrom="column">
                  <wp:posOffset>3718560</wp:posOffset>
                </wp:positionH>
                <wp:positionV relativeFrom="paragraph">
                  <wp:posOffset>2837180</wp:posOffset>
                </wp:positionV>
                <wp:extent cx="2019300" cy="727710"/>
                <wp:effectExtent l="0" t="0" r="19050" b="15240"/>
                <wp:wrapNone/>
                <wp:docPr id="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727710"/>
                        </a:xfrm>
                        <a:prstGeom prst="rect">
                          <a:avLst/>
                        </a:prstGeom>
                        <a:solidFill>
                          <a:srgbClr val="FFFFFF"/>
                        </a:solidFill>
                        <a:ln w="9525">
                          <a:solidFill>
                            <a:srgbClr val="000000"/>
                          </a:solidFill>
                          <a:miter lim="800000"/>
                          <a:headEnd/>
                          <a:tailEnd/>
                        </a:ln>
                      </wps:spPr>
                      <wps:txbx>
                        <w:txbxContent>
                          <w:p w:rsidR="00FA1022" w:rsidRPr="00773750" w:rsidRDefault="00FA1022" w:rsidP="00773750">
                            <w:pPr>
                              <w:rPr>
                                <w:lang w:val="en-US"/>
                              </w:rPr>
                            </w:pPr>
                            <w:r>
                              <w:rPr>
                                <w:lang w:val="en-US"/>
                              </w:rPr>
                              <w:t>Use these scroll bars to adjust the threshold pressure for sip (left) or puff (right)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5" type="#_x0000_t202" style="position:absolute;margin-left:292.8pt;margin-top:223.4pt;width:159pt;height:57.3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">
                <v:textbox>
                  <w:txbxContent>
                    <w:p w:rsidR="00FA1022" w:rsidRPr="00773750" w:rsidRDefault="00FA1022" w:rsidP="00773750">
                      <w:pPr>
                        <w:rPr>
                          <w:lang w:val="en-US"/>
                        </w:rPr>
                      </w:pPr>
                      <w:r>
                        <w:rPr>
                          <w:lang w:val="en-US"/>
                        </w:rPr>
                        <w:t>Use these scroll bars to adjust the threshold pressure for sip (left) or puff (right)</w:t>
                      </w:r>
                    </w:p>
                  </w:txbxContent>
                </v:textbox>
              </v:shape>
            </w:pict>
          </mc:Fallback>
        </mc:AlternateContent>
      </w:r>
      <w:r w:rsidR="00773750" w:rsidRPr="00C305C0">
        <w:rPr>
          <w:noProof/>
        </w:rPr>
        <mc:AlternateContent>
          <mc:Choice Requires="wps">
            <w:drawing>
              <wp:anchor distT="0" distB="0" distL="114300" distR="114300" simplePos="0" relativeHeight="251727872" behindDoc="0" locked="0" layoutInCell="1" allowOverlap="1" wp14:anchorId="71FA0607" wp14:editId="1FC629E4">
                <wp:simplePos x="0" y="0"/>
                <wp:positionH relativeFrom="column">
                  <wp:posOffset>4737734</wp:posOffset>
                </wp:positionH>
                <wp:positionV relativeFrom="paragraph">
                  <wp:posOffset>-296545</wp:posOffset>
                </wp:positionV>
                <wp:extent cx="1666875" cy="727710"/>
                <wp:effectExtent l="0" t="0" r="28575" b="15240"/>
                <wp:wrapNone/>
                <wp:docPr id="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727710"/>
                        </a:xfrm>
                        <a:prstGeom prst="rect">
                          <a:avLst/>
                        </a:prstGeom>
                        <a:solidFill>
                          <a:srgbClr val="FFFFFF"/>
                        </a:solidFill>
                        <a:ln w="9525">
                          <a:solidFill>
                            <a:srgbClr val="000000"/>
                          </a:solidFill>
                          <a:miter lim="800000"/>
                          <a:headEnd/>
                          <a:tailEnd/>
                        </a:ln>
                      </wps:spPr>
                      <wps:txbx>
                        <w:txbxContent>
                          <w:p w:rsidR="00FA1022" w:rsidRPr="00773750" w:rsidRDefault="00FA1022" w:rsidP="00773750">
                            <w:pPr>
                              <w:rPr>
                                <w:lang w:val="en-US"/>
                              </w:rPr>
                            </w:pPr>
                            <w:r>
                              <w:rPr>
                                <w:lang w:val="en-US"/>
                              </w:rPr>
                              <w:t>Observe pressure changes here (green bar increase/decrease)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6" type="#_x0000_t202" style="position:absolute;margin-left:373.05pt;margin-top:-23.35pt;width:131.25pt;height:57.3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">
                <v:textbox>
                  <w:txbxContent>
                    <w:p w:rsidR="00FA1022" w:rsidRPr="00773750" w:rsidRDefault="00FA1022" w:rsidP="00773750">
                      <w:pPr>
                        <w:rPr>
                          <w:lang w:val="en-US"/>
                        </w:rPr>
                      </w:pPr>
                      <w:r>
                        <w:rPr>
                          <w:lang w:val="en-US"/>
                        </w:rPr>
                        <w:t>Observe pressure changes here (green bar increase/decrease)</w:t>
                      </w:r>
                    </w:p>
                  </w:txbxContent>
                </v:textbox>
              </v:shape>
            </w:pict>
          </mc:Fallback>
        </mc:AlternateContent>
      </w:r>
      <w:r w:rsidR="00773750" w:rsidRPr="00C305C0">
        <w:rPr>
          <w:noProof/>
        </w:rPr>
        <mc:AlternateContent>
          <mc:Choice Requires="wps">
            <w:drawing>
              <wp:anchor distT="0" distB="0" distL="114300" distR="114300" simplePos="0" relativeHeight="251725824" behindDoc="0" locked="0" layoutInCell="1" allowOverlap="1" wp14:anchorId="1041C029" wp14:editId="45759E71">
                <wp:simplePos x="0" y="0"/>
                <wp:positionH relativeFrom="column">
                  <wp:posOffset>4499610</wp:posOffset>
                </wp:positionH>
                <wp:positionV relativeFrom="paragraph">
                  <wp:posOffset>379730</wp:posOffset>
                </wp:positionV>
                <wp:extent cx="495300" cy="590550"/>
                <wp:effectExtent l="38100" t="0" r="19050" b="57150"/>
                <wp:wrapNone/>
                <wp:docPr id="339" name="Straight Arrow Connector 339"/>
                <wp:cNvGraphicFramePr/>
                <a:graphic xmlns:a="http://schemas.openxmlformats.org/drawingml/2006/main">
                  <a:graphicData uri="http://schemas.microsoft.com/office/word/2010/wordprocessingShape">
                    <wps:wsp>
                      <wps:cNvCnPr/>
                      <wps:spPr>
                        <a:xfrm flipH="1">
                          <a:off x="0" y="0"/>
                          <a:ext cx="495300" cy="59055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9" o:spid="_x0000_s1026" type="#_x0000_t32" style="position:absolute;margin-left:354.3pt;margin-top:29.9pt;width:39pt;height:46.5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" strokecolor="red" strokeweight="1.5pt">
                <v:stroke endarrow="open"/>
              </v:shape>
            </w:pict>
          </mc:Fallback>
        </mc:AlternateContent>
      </w:r>
      <w:r w:rsidR="00773750" w:rsidRPr="00C305C0">
        <w:rPr>
          <w:noProof/>
        </w:rPr>
        <mc:AlternateContent>
          <mc:Choice Requires="wps">
            <w:drawing>
              <wp:anchor distT="0" distB="0" distL="114300" distR="114300" simplePos="0" relativeHeight="251723776" behindDoc="0" locked="0" layoutInCell="1" allowOverlap="1" wp14:anchorId="4C4C1BB5" wp14:editId="1ECFD39C">
                <wp:simplePos x="0" y="0"/>
                <wp:positionH relativeFrom="column">
                  <wp:posOffset>842010</wp:posOffset>
                </wp:positionH>
                <wp:positionV relativeFrom="paragraph">
                  <wp:posOffset>1208405</wp:posOffset>
                </wp:positionV>
                <wp:extent cx="1514475" cy="1403985"/>
                <wp:effectExtent l="0" t="0" r="28575" b="15240"/>
                <wp:wrapNone/>
                <wp:docPr id="3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1403985"/>
                        </a:xfrm>
                        <a:prstGeom prst="rect">
                          <a:avLst/>
                        </a:prstGeom>
                        <a:solidFill>
                          <a:srgbClr val="FFFFFF"/>
                        </a:solidFill>
                        <a:ln w="9525">
                          <a:solidFill>
                            <a:srgbClr val="000000"/>
                          </a:solidFill>
                          <a:miter lim="800000"/>
                          <a:headEnd/>
                          <a:tailEnd/>
                        </a:ln>
                      </wps:spPr>
                      <wps:txbx>
                        <w:txbxContent>
                          <w:p w:rsidR="00FA1022" w:rsidRPr="0067594E" w:rsidRDefault="00FA1022" w:rsidP="00773750">
                            <w:pPr>
                              <w:rPr>
                                <w:lang w:val="en-US"/>
                              </w:rPr>
                            </w:pPr>
                            <w:r w:rsidRPr="0067594E">
                              <w:rPr>
                                <w:lang w:val="en-US"/>
                              </w:rPr>
                              <w:t>Select sipping and puffing actions here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7" type="#_x0000_t202" style="position:absolute;margin-left:66.3pt;margin-top:95.15pt;width:119.25pt;height:110.55pt;z-index:2517237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">
                <v:textbox style="mso-fit-shape-to-text:t">
                  <w:txbxContent>
                    <w:p w:rsidR="00FA1022" w:rsidRPr="0067594E" w:rsidRDefault="00FA1022" w:rsidP="00773750">
                      <w:pPr>
                        <w:rPr>
                          <w:lang w:val="en-US"/>
                        </w:rPr>
                      </w:pPr>
                      <w:r w:rsidRPr="0067594E">
                        <w:rPr>
                          <w:lang w:val="en-US"/>
                        </w:rPr>
                        <w:t>Select sipping and puffing actions here</w:t>
                      </w:r>
                    </w:p>
                  </w:txbxContent>
                </v:textbox>
              </v:shape>
            </w:pict>
          </mc:Fallback>
        </mc:AlternateContent>
      </w:r>
      <w:r w:rsidR="00773750" w:rsidRPr="00C305C0">
        <w:rPr>
          <w:noProof/>
        </w:rPr>
        <mc:AlternateContent>
          <mc:Choice Requires="wps">
            <w:drawing>
              <wp:anchor distT="0" distB="0" distL="114300" distR="114300" simplePos="0" relativeHeight="251721728" behindDoc="0" locked="0" layoutInCell="1" allowOverlap="1" wp14:anchorId="25F5CDE2" wp14:editId="61E81225">
                <wp:simplePos x="0" y="0"/>
                <wp:positionH relativeFrom="column">
                  <wp:posOffset>2375535</wp:posOffset>
                </wp:positionH>
                <wp:positionV relativeFrom="paragraph">
                  <wp:posOffset>1446530</wp:posOffset>
                </wp:positionV>
                <wp:extent cx="1000125" cy="438151"/>
                <wp:effectExtent l="0" t="0" r="66675" b="76200"/>
                <wp:wrapNone/>
                <wp:docPr id="337" name="Straight Arrow Connector 337"/>
                <wp:cNvGraphicFramePr/>
                <a:graphic xmlns:a="http://schemas.openxmlformats.org/drawingml/2006/main">
                  <a:graphicData uri="http://schemas.microsoft.com/office/word/2010/wordprocessingShape">
                    <wps:wsp>
                      <wps:cNvCnPr/>
                      <wps:spPr>
                        <a:xfrm>
                          <a:off x="0" y="0"/>
                          <a:ext cx="1000125" cy="438151"/>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7" o:spid="_x0000_s1026" type="#_x0000_t32" style="position:absolute;margin-left:187.05pt;margin-top:113.9pt;width:78.75pt;height:3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" strokecolor="red" strokeweight="1.5pt">
                <v:stroke endarrow="open"/>
              </v:shape>
            </w:pict>
          </mc:Fallback>
        </mc:AlternateContent>
      </w:r>
      <w:r w:rsidR="00773750" w:rsidRPr="00C305C0">
        <w:rPr>
          <w:noProof/>
        </w:rPr>
        <mc:AlternateContent>
          <mc:Choice Requires="wps">
            <w:drawing>
              <wp:anchor distT="0" distB="0" distL="114300" distR="114300" simplePos="0" relativeHeight="251719680" behindDoc="0" locked="0" layoutInCell="1" allowOverlap="1" wp14:anchorId="1F0CF461" wp14:editId="4F07E609">
                <wp:simplePos x="0" y="0"/>
                <wp:positionH relativeFrom="column">
                  <wp:posOffset>2375534</wp:posOffset>
                </wp:positionH>
                <wp:positionV relativeFrom="paragraph">
                  <wp:posOffset>741680</wp:posOffset>
                </wp:positionV>
                <wp:extent cx="942975" cy="704850"/>
                <wp:effectExtent l="0" t="38100" r="47625" b="19050"/>
                <wp:wrapNone/>
                <wp:docPr id="336" name="Straight Arrow Connector 336"/>
                <wp:cNvGraphicFramePr/>
                <a:graphic xmlns:a="http://schemas.openxmlformats.org/drawingml/2006/main">
                  <a:graphicData uri="http://schemas.microsoft.com/office/word/2010/wordprocessingShape">
                    <wps:wsp>
                      <wps:cNvCnPr/>
                      <wps:spPr>
                        <a:xfrm flipV="1">
                          <a:off x="0" y="0"/>
                          <a:ext cx="942975" cy="70485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36" o:spid="_x0000_s1026" type="#_x0000_t32" style="position:absolute;margin-left:187.05pt;margin-top:58.4pt;width:74.25pt;height:55.5pt;flip: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" strokecolor="red" strokeweight="1.5pt">
                <v:stroke endarrow="open"/>
              </v:shape>
            </w:pict>
          </mc:Fallback>
        </mc:AlternateContent>
      </w:r>
      <w:r w:rsidR="00773750" w:rsidRPr="00C305C0">
        <w:rPr>
          <w:noProof/>
        </w:rPr>
        <w:drawing>
          <wp:inline distT="0" distB="0" distL="0" distR="0" wp14:anchorId="7D10B4F7" wp14:editId="04FB75CC">
            <wp:extent cx="5658640" cy="2981741"/>
            <wp:effectExtent l="0" t="0" r="0" b="952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A4943C.tmp"/>
                    <pic:cNvPicPr/>
                  </pic:nvPicPr>
                  <pic:blipFill>
                    <a:blip r:embed="rId49">
                      <a:extLst>
                        <a:ext uri="{28A0092B-C50C-407E-A947-70E740481C1C}">
                          <a14:useLocalDpi xmlns:a14="http://schemas.microsoft.com/office/drawing/2010/main" val="0"/>
                        </a:ext>
                      </a:extLst>
                    </a:blip>
                    <a:stretch>
                      <a:fillRect/>
                    </a:stretch>
                  </pic:blipFill>
                  <pic:spPr>
                    <a:xfrm>
                      <a:off x="0" y="0"/>
                      <a:ext cx="5658640" cy="2981741"/>
                    </a:xfrm>
                    <a:prstGeom prst="rect">
                      <a:avLst/>
                    </a:prstGeom>
                  </pic:spPr>
                </pic:pic>
              </a:graphicData>
            </a:graphic>
          </wp:inline>
        </w:drawing>
      </w:r>
    </w:p>
    <w:p w:rsidR="00087AFC" w:rsidRPr="00C305C0" w:rsidRDefault="00087AFC" w:rsidP="00087AFC">
      <w:pPr>
        <w:rPr>
          <w:lang w:val="en-US"/>
        </w:rPr>
      </w:pPr>
    </w:p>
    <w:p w:rsidR="00FA02C9" w:rsidRPr="00C305C0" w:rsidRDefault="00FA02C9" w:rsidP="00087AFC">
      <w:pPr>
        <w:rPr>
          <w:lang w:val="en-US"/>
        </w:rPr>
      </w:pPr>
    </w:p>
    <w:p w:rsidR="00FA02C9" w:rsidRDefault="00FA02C9" w:rsidP="00087AFC">
      <w:pPr>
        <w:rPr>
          <w:lang w:val="en-US"/>
        </w:rPr>
      </w:pPr>
    </w:p>
    <w:p w:rsidR="00F45AA7" w:rsidRPr="00C305C0" w:rsidRDefault="00F45AA7" w:rsidP="00087AFC">
      <w:pPr>
        <w:rPr>
          <w:lang w:val="en-US"/>
        </w:rPr>
      </w:pPr>
    </w:p>
    <w:p w:rsidR="00712942" w:rsidRPr="00C305C0" w:rsidRDefault="00712942" w:rsidP="00712942">
      <w:pPr>
        <w:pStyle w:val="berschrift4"/>
        <w:rPr>
          <w:lang w:val="en-US"/>
        </w:rPr>
      </w:pPr>
      <w:r w:rsidRPr="00F45AA7">
        <w:rPr>
          <w:lang w:val="en-US"/>
        </w:rPr>
        <w:t>Long sipping and puffing</w:t>
      </w:r>
    </w:p>
    <w:p w:rsidR="00FA02C9" w:rsidRPr="00C305C0" w:rsidRDefault="00254349" w:rsidP="00F41540">
      <w:pPr>
        <w:rPr>
          <w:lang w:val="en-US"/>
        </w:rPr>
      </w:pPr>
      <w:r>
        <w:rPr>
          <w:lang w:val="en-US"/>
        </w:rPr>
        <w:t xml:space="preserve">The actions triggered by sipping/puffing </w:t>
      </w:r>
      <w:r w:rsidR="00467A6E">
        <w:rPr>
          <w:lang w:val="en-US"/>
        </w:rPr>
        <w:t xml:space="preserve">will </w:t>
      </w:r>
      <w:r w:rsidR="00F41540">
        <w:rPr>
          <w:lang w:val="en-US"/>
        </w:rPr>
        <w:t xml:space="preserve">be performed </w:t>
      </w:r>
      <w:r w:rsidR="00467A6E">
        <w:rPr>
          <w:lang w:val="en-US"/>
        </w:rPr>
        <w:t xml:space="preserve">right after the </w:t>
      </w:r>
      <w:r w:rsidR="00F41540">
        <w:rPr>
          <w:lang w:val="en-US"/>
        </w:rPr>
        <w:t xml:space="preserve">assigned </w:t>
      </w:r>
      <w:r w:rsidR="00467A6E">
        <w:rPr>
          <w:lang w:val="en-US"/>
        </w:rPr>
        <w:t xml:space="preserve">threshold is </w:t>
      </w:r>
      <w:r w:rsidR="00F41540">
        <w:rPr>
          <w:lang w:val="en-US"/>
        </w:rPr>
        <w:t>crossed.</w:t>
      </w:r>
      <w:r w:rsidR="00467A6E">
        <w:rPr>
          <w:lang w:val="en-US"/>
        </w:rPr>
        <w:t xml:space="preserve"> </w:t>
      </w:r>
      <w:r w:rsidR="00F41540">
        <w:rPr>
          <w:lang w:val="en-US"/>
        </w:rPr>
        <w:t>Ho</w:t>
      </w:r>
      <w:r w:rsidR="00467A6E">
        <w:rPr>
          <w:lang w:val="en-US"/>
        </w:rPr>
        <w:t>wever</w:t>
      </w:r>
      <w:r w:rsidR="00F41540">
        <w:rPr>
          <w:lang w:val="en-US"/>
        </w:rPr>
        <w:t>,</w:t>
      </w:r>
      <w:r w:rsidR="00467A6E">
        <w:rPr>
          <w:lang w:val="en-US"/>
        </w:rPr>
        <w:t xml:space="preserve"> there is also an option to trigger a second option when sipping/puffing for a long time. The specific length of time that wi</w:t>
      </w:r>
      <w:r w:rsidR="00F45AA7">
        <w:rPr>
          <w:lang w:val="en-US"/>
        </w:rPr>
        <w:t xml:space="preserve">ll be required can be adjusted for up to 5000 milliseconds (5 seconds). </w:t>
      </w:r>
    </w:p>
    <w:p w:rsidR="00FA02C9" w:rsidRDefault="00FA02C9" w:rsidP="00087AFC">
      <w:pPr>
        <w:rPr>
          <w:lang w:val="en-US"/>
        </w:rPr>
      </w:pPr>
    </w:p>
    <w:p w:rsidR="00F45AA7" w:rsidRDefault="00F45AA7" w:rsidP="00087AFC">
      <w:pPr>
        <w:rPr>
          <w:lang w:val="en-US"/>
        </w:rPr>
      </w:pPr>
    </w:p>
    <w:p w:rsidR="00F45AA7" w:rsidRDefault="00F45AA7" w:rsidP="00087AFC">
      <w:pPr>
        <w:rPr>
          <w:lang w:val="en-US"/>
        </w:rPr>
      </w:pPr>
    </w:p>
    <w:p w:rsidR="00F45AA7" w:rsidRDefault="00F45AA7" w:rsidP="00087AFC">
      <w:pPr>
        <w:rPr>
          <w:lang w:val="en-US"/>
        </w:rPr>
      </w:pPr>
    </w:p>
    <w:p w:rsidR="00F45AA7" w:rsidRDefault="00F45AA7" w:rsidP="00087AFC">
      <w:pPr>
        <w:rPr>
          <w:lang w:val="en-US"/>
        </w:rPr>
      </w:pPr>
    </w:p>
    <w:p w:rsidR="00F45AA7" w:rsidRDefault="00F45AA7" w:rsidP="00087AFC">
      <w:pPr>
        <w:rPr>
          <w:lang w:val="en-US"/>
        </w:rPr>
      </w:pPr>
    </w:p>
    <w:p w:rsidR="00F45AA7" w:rsidRDefault="00F45AA7" w:rsidP="00087AFC">
      <w:pPr>
        <w:rPr>
          <w:lang w:val="en-US"/>
        </w:rPr>
      </w:pPr>
    </w:p>
    <w:p w:rsidR="00F45AA7" w:rsidRPr="00C305C0" w:rsidRDefault="00003B14" w:rsidP="00087AFC">
      <w:pPr>
        <w:rPr>
          <w:lang w:val="en-US"/>
        </w:rPr>
      </w:pPr>
      <w:r>
        <w:rPr>
          <w:noProof/>
        </w:rPr>
        <w:lastRenderedPageBreak/>
        <mc:AlternateContent>
          <mc:Choice Requires="wps">
            <w:drawing>
              <wp:anchor distT="0" distB="0" distL="114300" distR="114300" simplePos="0" relativeHeight="251768832" behindDoc="0" locked="0" layoutInCell="1" allowOverlap="1" wp14:anchorId="7974AD8A" wp14:editId="0C3290A1">
                <wp:simplePos x="0" y="0"/>
                <wp:positionH relativeFrom="column">
                  <wp:posOffset>2394585</wp:posOffset>
                </wp:positionH>
                <wp:positionV relativeFrom="paragraph">
                  <wp:posOffset>506095</wp:posOffset>
                </wp:positionV>
                <wp:extent cx="981075" cy="1857375"/>
                <wp:effectExtent l="0" t="0" r="85725" b="66675"/>
                <wp:wrapNone/>
                <wp:docPr id="364" name="Straight Arrow Connector 364"/>
                <wp:cNvGraphicFramePr/>
                <a:graphic xmlns:a="http://schemas.openxmlformats.org/drawingml/2006/main">
                  <a:graphicData uri="http://schemas.microsoft.com/office/word/2010/wordprocessingShape">
                    <wps:wsp>
                      <wps:cNvCnPr/>
                      <wps:spPr>
                        <a:xfrm>
                          <a:off x="0" y="0"/>
                          <a:ext cx="981075" cy="185737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4" o:spid="_x0000_s1026" type="#_x0000_t32" style="position:absolute;margin-left:188.55pt;margin-top:39.85pt;width:77.25pt;height:146.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" strokecolor="red" strokeweight="1.5pt">
                <v:stroke endarrow="open"/>
              </v:shape>
            </w:pict>
          </mc:Fallback>
        </mc:AlternateContent>
      </w:r>
      <w:r>
        <w:rPr>
          <w:noProof/>
        </w:rPr>
        <mc:AlternateContent>
          <mc:Choice Requires="wps">
            <w:drawing>
              <wp:anchor distT="0" distB="0" distL="114300" distR="114300" simplePos="0" relativeHeight="251766784" behindDoc="0" locked="0" layoutInCell="1" allowOverlap="1" wp14:anchorId="38D8FFD8" wp14:editId="77DBD5E9">
                <wp:simplePos x="0" y="0"/>
                <wp:positionH relativeFrom="column">
                  <wp:posOffset>2394585</wp:posOffset>
                </wp:positionH>
                <wp:positionV relativeFrom="paragraph">
                  <wp:posOffset>506095</wp:posOffset>
                </wp:positionV>
                <wp:extent cx="981075" cy="714375"/>
                <wp:effectExtent l="0" t="0" r="66675" b="47625"/>
                <wp:wrapNone/>
                <wp:docPr id="360" name="Straight Arrow Connector 360"/>
                <wp:cNvGraphicFramePr/>
                <a:graphic xmlns:a="http://schemas.openxmlformats.org/drawingml/2006/main">
                  <a:graphicData uri="http://schemas.microsoft.com/office/word/2010/wordprocessingShape">
                    <wps:wsp>
                      <wps:cNvCnPr/>
                      <wps:spPr>
                        <a:xfrm>
                          <a:off x="0" y="0"/>
                          <a:ext cx="981075" cy="71437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0" o:spid="_x0000_s1026" type="#_x0000_t32" style="position:absolute;margin-left:188.55pt;margin-top:39.85pt;width:77.25pt;height:56.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" strokecolor="red" strokeweight="1.5pt">
                <v:stroke endarrow="open"/>
              </v:shape>
            </w:pict>
          </mc:Fallback>
        </mc:AlternateContent>
      </w:r>
      <w:r w:rsidR="00F45AA7" w:rsidRPr="00F45AA7">
        <w:rPr>
          <w:noProof/>
        </w:rPr>
        <mc:AlternateContent>
          <mc:Choice Requires="wps">
            <w:drawing>
              <wp:anchor distT="0" distB="0" distL="114300" distR="114300" simplePos="0" relativeHeight="251770880" behindDoc="0" locked="0" layoutInCell="1" allowOverlap="1" wp14:anchorId="47AA40AF" wp14:editId="698048C5">
                <wp:simplePos x="0" y="0"/>
                <wp:positionH relativeFrom="column">
                  <wp:posOffset>-215265</wp:posOffset>
                </wp:positionH>
                <wp:positionV relativeFrom="paragraph">
                  <wp:posOffset>635</wp:posOffset>
                </wp:positionV>
                <wp:extent cx="2609850" cy="504825"/>
                <wp:effectExtent l="0" t="0" r="19050" b="28575"/>
                <wp:wrapNone/>
                <wp:docPr id="3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0" cy="504825"/>
                        </a:xfrm>
                        <a:prstGeom prst="rect">
                          <a:avLst/>
                        </a:prstGeom>
                        <a:solidFill>
                          <a:srgbClr val="FFFFFF"/>
                        </a:solidFill>
                        <a:ln w="9525">
                          <a:solidFill>
                            <a:srgbClr val="000000"/>
                          </a:solidFill>
                          <a:miter lim="800000"/>
                          <a:headEnd/>
                          <a:tailEnd/>
                        </a:ln>
                      </wps:spPr>
                      <wps:txbx>
                        <w:txbxContent>
                          <w:p w:rsidR="00FA1022" w:rsidRPr="0067594E" w:rsidRDefault="00FA1022" w:rsidP="00F45AA7">
                            <w:pPr>
                              <w:rPr>
                                <w:lang w:val="en-US"/>
                              </w:rPr>
                            </w:pPr>
                            <w:r w:rsidRPr="0067594E">
                              <w:rPr>
                                <w:lang w:val="en-US"/>
                              </w:rPr>
                              <w:t>Choose long sip or puff action from this drop down menu</w:t>
                            </w:r>
                          </w:p>
                          <w:p w:rsidR="00FA1022" w:rsidRPr="0067594E" w:rsidRDefault="00FA1022" w:rsidP="00F45AA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8" type="#_x0000_t202" style="position:absolute;margin-left:-16.95pt;margin-top:.05pt;width:205.5pt;height:39.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">
                <v:textbox>
                  <w:txbxContent>
                    <w:p w:rsidR="00FA1022" w:rsidRPr="0067594E" w:rsidRDefault="00FA1022" w:rsidP="00F45AA7">
                      <w:pPr>
                        <w:rPr>
                          <w:lang w:val="en-US"/>
                        </w:rPr>
                      </w:pPr>
                      <w:r w:rsidRPr="0067594E">
                        <w:rPr>
                          <w:lang w:val="en-US"/>
                        </w:rPr>
                        <w:t>Choose long sip or puff action from this drop down menu</w:t>
                      </w:r>
                    </w:p>
                    <w:p w:rsidR="00FA1022" w:rsidRPr="0067594E" w:rsidRDefault="00FA1022" w:rsidP="00F45AA7">
                      <w:pPr>
                        <w:rPr>
                          <w:lang w:val="en-US"/>
                        </w:rPr>
                      </w:pPr>
                    </w:p>
                  </w:txbxContent>
                </v:textbox>
              </v:shape>
            </w:pict>
          </mc:Fallback>
        </mc:AlternateContent>
      </w:r>
      <w:r w:rsidR="00F45AA7">
        <w:rPr>
          <w:noProof/>
        </w:rPr>
        <mc:AlternateContent>
          <mc:Choice Requires="wps">
            <w:drawing>
              <wp:anchor distT="0" distB="0" distL="114300" distR="114300" simplePos="0" relativeHeight="251762688" behindDoc="0" locked="0" layoutInCell="1" allowOverlap="1" wp14:anchorId="54767992" wp14:editId="6022C289">
                <wp:simplePos x="0" y="0"/>
                <wp:positionH relativeFrom="column">
                  <wp:posOffset>4090035</wp:posOffset>
                </wp:positionH>
                <wp:positionV relativeFrom="paragraph">
                  <wp:posOffset>2609215</wp:posOffset>
                </wp:positionV>
                <wp:extent cx="342900" cy="695325"/>
                <wp:effectExtent l="0" t="38100" r="57150" b="28575"/>
                <wp:wrapNone/>
                <wp:docPr id="350" name="Straight Arrow Connector 350"/>
                <wp:cNvGraphicFramePr/>
                <a:graphic xmlns:a="http://schemas.openxmlformats.org/drawingml/2006/main">
                  <a:graphicData uri="http://schemas.microsoft.com/office/word/2010/wordprocessingShape">
                    <wps:wsp>
                      <wps:cNvCnPr/>
                      <wps:spPr>
                        <a:xfrm flipV="1">
                          <a:off x="0" y="0"/>
                          <a:ext cx="342900" cy="69532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0" o:spid="_x0000_s1026" type="#_x0000_t32" style="position:absolute;margin-left:322.05pt;margin-top:205.45pt;width:27pt;height:54.75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" strokecolor="red" strokeweight="1.5pt">
                <v:stroke endarrow="open"/>
              </v:shape>
            </w:pict>
          </mc:Fallback>
        </mc:AlternateContent>
      </w:r>
      <w:r w:rsidR="00F45AA7">
        <w:rPr>
          <w:noProof/>
        </w:rPr>
        <w:drawing>
          <wp:inline distT="0" distB="0" distL="0" distR="0" wp14:anchorId="308DDC36" wp14:editId="4D45C04F">
            <wp:extent cx="5649114" cy="2981741"/>
            <wp:effectExtent l="0" t="0" r="8890" b="9525"/>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D8B066.tmp"/>
                    <pic:cNvPicPr/>
                  </pic:nvPicPr>
                  <pic:blipFill>
                    <a:blip r:embed="rId50">
                      <a:extLst>
                        <a:ext uri="{28A0092B-C50C-407E-A947-70E740481C1C}">
                          <a14:useLocalDpi xmlns:a14="http://schemas.microsoft.com/office/drawing/2010/main" val="0"/>
                        </a:ext>
                      </a:extLst>
                    </a:blip>
                    <a:stretch>
                      <a:fillRect/>
                    </a:stretch>
                  </pic:blipFill>
                  <pic:spPr>
                    <a:xfrm>
                      <a:off x="0" y="0"/>
                      <a:ext cx="5649114" cy="2981741"/>
                    </a:xfrm>
                    <a:prstGeom prst="rect">
                      <a:avLst/>
                    </a:prstGeom>
                  </pic:spPr>
                </pic:pic>
              </a:graphicData>
            </a:graphic>
          </wp:inline>
        </w:drawing>
      </w:r>
    </w:p>
    <w:p w:rsidR="00202356" w:rsidRPr="00C305C0" w:rsidRDefault="00202356" w:rsidP="00087AFC">
      <w:pPr>
        <w:rPr>
          <w:lang w:val="en-US"/>
        </w:rPr>
      </w:pPr>
    </w:p>
    <w:p w:rsidR="00FA02C9" w:rsidRPr="00C305C0" w:rsidRDefault="00F45AA7" w:rsidP="00087AFC">
      <w:pPr>
        <w:rPr>
          <w:lang w:val="en-US"/>
        </w:rPr>
      </w:pPr>
      <w:r w:rsidRPr="00F45AA7">
        <w:rPr>
          <w:noProof/>
        </w:rPr>
        <mc:AlternateContent>
          <mc:Choice Requires="wps">
            <w:drawing>
              <wp:anchor distT="0" distB="0" distL="114300" distR="114300" simplePos="0" relativeHeight="251764736" behindDoc="0" locked="0" layoutInCell="1" allowOverlap="1" wp14:anchorId="07EF757D" wp14:editId="087AE746">
                <wp:simplePos x="0" y="0"/>
                <wp:positionH relativeFrom="column">
                  <wp:posOffset>1659890</wp:posOffset>
                </wp:positionH>
                <wp:positionV relativeFrom="paragraph">
                  <wp:posOffset>57150</wp:posOffset>
                </wp:positionV>
                <wp:extent cx="2609850" cy="723900"/>
                <wp:effectExtent l="0" t="0" r="19050" b="19050"/>
                <wp:wrapNone/>
                <wp:docPr id="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0" cy="723900"/>
                        </a:xfrm>
                        <a:prstGeom prst="rect">
                          <a:avLst/>
                        </a:prstGeom>
                        <a:solidFill>
                          <a:srgbClr val="FFFFFF"/>
                        </a:solidFill>
                        <a:ln w="9525">
                          <a:solidFill>
                            <a:srgbClr val="000000"/>
                          </a:solidFill>
                          <a:miter lim="800000"/>
                          <a:headEnd/>
                          <a:tailEnd/>
                        </a:ln>
                      </wps:spPr>
                      <wps:txbx>
                        <w:txbxContent>
                          <w:p w:rsidR="00FA1022" w:rsidRPr="0067594E" w:rsidRDefault="00FA1022" w:rsidP="00F45AA7">
                            <w:pPr>
                              <w:rPr>
                                <w:lang w:val="en-US"/>
                              </w:rPr>
                            </w:pPr>
                            <w:r w:rsidRPr="0067594E">
                              <w:rPr>
                                <w:lang w:val="en-US"/>
                              </w:rPr>
                              <w:t>Drag the thumb of the scroll bar to increase or decrease the time required to trigger a long puff/sip action</w:t>
                            </w:r>
                          </w:p>
                          <w:p w:rsidR="00FA1022" w:rsidRPr="0067594E" w:rsidRDefault="00FA1022" w:rsidP="00F45AA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9" type="#_x0000_t202" style="position:absolute;margin-left:130.7pt;margin-top:4.5pt;width:205.5pt;height:57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">
                <v:textbox>
                  <w:txbxContent>
                    <w:p w:rsidR="00FA1022" w:rsidRPr="0067594E" w:rsidRDefault="00FA1022" w:rsidP="00F45AA7">
                      <w:pPr>
                        <w:rPr>
                          <w:lang w:val="en-US"/>
                        </w:rPr>
                      </w:pPr>
                      <w:r w:rsidRPr="0067594E">
                        <w:rPr>
                          <w:lang w:val="en-US"/>
                        </w:rPr>
                        <w:t>Drag the thumb of the scroll bar to increase or decrease the time required to trigger a long puff/sip action</w:t>
                      </w:r>
                    </w:p>
                    <w:p w:rsidR="00FA1022" w:rsidRPr="0067594E" w:rsidRDefault="00FA1022" w:rsidP="00F45AA7">
                      <w:pPr>
                        <w:rPr>
                          <w:lang w:val="en-US"/>
                        </w:rPr>
                      </w:pPr>
                    </w:p>
                  </w:txbxContent>
                </v:textbox>
              </v:shape>
            </w:pict>
          </mc:Fallback>
        </mc:AlternateContent>
      </w:r>
    </w:p>
    <w:p w:rsidR="00F45AA7" w:rsidRDefault="00F45AA7" w:rsidP="00F45AA7">
      <w:pPr>
        <w:rPr>
          <w:lang w:val="en-US"/>
        </w:rPr>
      </w:pPr>
    </w:p>
    <w:p w:rsidR="00F45AA7" w:rsidRDefault="00F45AA7" w:rsidP="00F45AA7">
      <w:pPr>
        <w:rPr>
          <w:lang w:val="en-US"/>
        </w:rPr>
      </w:pPr>
    </w:p>
    <w:p w:rsidR="00F45AA7" w:rsidRDefault="00F45AA7" w:rsidP="00F45AA7">
      <w:pPr>
        <w:rPr>
          <w:lang w:val="en-US"/>
        </w:rPr>
      </w:pPr>
    </w:p>
    <w:p w:rsidR="00F45AA7" w:rsidRDefault="00F45AA7" w:rsidP="00F45AA7">
      <w:pPr>
        <w:rPr>
          <w:lang w:val="en-US"/>
        </w:rPr>
      </w:pPr>
    </w:p>
    <w:p w:rsidR="00F45AA7" w:rsidRDefault="00F45AA7" w:rsidP="00F45AA7">
      <w:pPr>
        <w:rPr>
          <w:lang w:val="en-US"/>
        </w:rPr>
      </w:pPr>
    </w:p>
    <w:p w:rsidR="00F45AA7" w:rsidRDefault="00F45AA7" w:rsidP="00F45AA7">
      <w:pPr>
        <w:rPr>
          <w:lang w:val="en-US"/>
        </w:rPr>
      </w:pPr>
      <w:r>
        <w:rPr>
          <w:lang w:val="en-US"/>
        </w:rPr>
        <w:t xml:space="preserve">Beware that executing a long sip or puff will also first trigger a regular sip/puff action, if it is assigned. </w:t>
      </w:r>
      <w:r w:rsidR="00F41540">
        <w:rPr>
          <w:lang w:val="en-US"/>
        </w:rPr>
        <w:t>If you do not want to trigger another action before triggering a long sip/puff action, please select “No action” for the regular sip/puff actions.</w:t>
      </w:r>
    </w:p>
    <w:p w:rsidR="00F45AA7" w:rsidRDefault="00F45AA7" w:rsidP="00F45AA7">
      <w:pPr>
        <w:rPr>
          <w:lang w:val="en-US"/>
        </w:rPr>
      </w:pPr>
    </w:p>
    <w:p w:rsidR="00F45AA7" w:rsidRDefault="00F45AA7" w:rsidP="00F45AA7">
      <w:pPr>
        <w:rPr>
          <w:lang w:val="en-US"/>
        </w:rPr>
      </w:pPr>
    </w:p>
    <w:p w:rsidR="00F45AA7" w:rsidRDefault="00F45AA7" w:rsidP="00F45AA7">
      <w:pPr>
        <w:rPr>
          <w:lang w:val="en-US"/>
        </w:rPr>
      </w:pPr>
    </w:p>
    <w:p w:rsidR="00F45AA7" w:rsidRPr="00F45AA7" w:rsidRDefault="00F45AA7" w:rsidP="00F45AA7">
      <w:pPr>
        <w:rPr>
          <w:lang w:val="en-US"/>
        </w:rPr>
      </w:pPr>
    </w:p>
    <w:p w:rsidR="006468FC" w:rsidRPr="00C305C0" w:rsidRDefault="006468FC" w:rsidP="006468FC">
      <w:pPr>
        <w:pStyle w:val="berschrift2"/>
        <w:rPr>
          <w:lang w:val="en-US"/>
        </w:rPr>
      </w:pPr>
      <w:bookmarkStart w:id="15" w:name="_Toc415516901"/>
      <w:r w:rsidRPr="00C305C0">
        <w:rPr>
          <w:lang w:val="en-US"/>
        </w:rPr>
        <w:t>Buttons Actions</w:t>
      </w:r>
      <w:bookmarkEnd w:id="15"/>
    </w:p>
    <w:p w:rsidR="006468FC" w:rsidRPr="00C305C0" w:rsidRDefault="00D27A9E" w:rsidP="00416DE3">
      <w:pPr>
        <w:rPr>
          <w:lang w:val="en-US"/>
        </w:rPr>
      </w:pPr>
      <w:r w:rsidRPr="00C305C0">
        <w:rPr>
          <w:lang w:val="en-US"/>
        </w:rPr>
        <w:t xml:space="preserve">The </w:t>
      </w:r>
      <w:proofErr w:type="spellStart"/>
      <w:r w:rsidR="008A2394">
        <w:rPr>
          <w:lang w:val="en-US"/>
        </w:rPr>
        <w:t>FLipMouse</w:t>
      </w:r>
      <w:proofErr w:type="spellEnd"/>
      <w:r w:rsidRPr="00C305C0">
        <w:rPr>
          <w:lang w:val="en-US"/>
        </w:rPr>
        <w:t xml:space="preserve"> has </w:t>
      </w:r>
      <w:r w:rsidR="0095512E" w:rsidRPr="00C305C0">
        <w:rPr>
          <w:lang w:val="en-US"/>
        </w:rPr>
        <w:t>one built in button that is ready to use on its side (referred as “Button 1” in the application), as well as tw</w:t>
      </w:r>
      <w:r w:rsidR="00416DE3" w:rsidRPr="00C305C0">
        <w:rPr>
          <w:lang w:val="en-US"/>
        </w:rPr>
        <w:t>o plugs where two extra buttons</w:t>
      </w:r>
      <w:r w:rsidR="0095512E" w:rsidRPr="00C305C0">
        <w:rPr>
          <w:lang w:val="en-US"/>
        </w:rPr>
        <w:t xml:space="preserve"> may be plugged</w:t>
      </w:r>
      <w:r w:rsidR="00416DE3" w:rsidRPr="00C305C0">
        <w:rPr>
          <w:lang w:val="en-US"/>
        </w:rPr>
        <w:t xml:space="preserve"> (will be referred as buttons 2 and 3 in the application)</w:t>
      </w:r>
      <w:r w:rsidR="0095512E" w:rsidRPr="00C305C0">
        <w:rPr>
          <w:lang w:val="en-US"/>
        </w:rPr>
        <w:t>. These three buttons</w:t>
      </w:r>
      <w:r w:rsidRPr="00C305C0">
        <w:rPr>
          <w:lang w:val="en-US"/>
        </w:rPr>
        <w:t xml:space="preserve"> </w:t>
      </w:r>
      <w:r w:rsidR="0095512E" w:rsidRPr="00C305C0">
        <w:rPr>
          <w:lang w:val="en-US"/>
        </w:rPr>
        <w:t>can have all of the possible actions that may be can also be assigned in the sip/puff and alternative actions tab. Please refer to the Alternative Actions section for explanation of the possible actions for the buttons</w:t>
      </w:r>
      <w:r w:rsidR="002B3984" w:rsidRPr="00C305C0">
        <w:rPr>
          <w:lang w:val="en-US"/>
        </w:rPr>
        <w:t xml:space="preserve"> and their assignment. </w:t>
      </w:r>
    </w:p>
    <w:p w:rsidR="00416DE3" w:rsidRPr="00C305C0" w:rsidRDefault="00416DE3" w:rsidP="0095512E">
      <w:pPr>
        <w:rPr>
          <w:lang w:val="en-US"/>
        </w:rPr>
      </w:pPr>
    </w:p>
    <w:p w:rsidR="00DB53DC" w:rsidRPr="00C305C0" w:rsidRDefault="00416DE3" w:rsidP="006468FC">
      <w:pPr>
        <w:rPr>
          <w:lang w:val="en-US"/>
        </w:rPr>
      </w:pPr>
      <w:r w:rsidRPr="00C305C0">
        <w:rPr>
          <w:noProof/>
        </w:rPr>
        <w:lastRenderedPageBreak/>
        <w:drawing>
          <wp:inline distT="0" distB="0" distL="0" distR="0" wp14:anchorId="6EF2EF6F" wp14:editId="78D863D7">
            <wp:extent cx="5696745" cy="299126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85E0.tmp"/>
                    <pic:cNvPicPr/>
                  </pic:nvPicPr>
                  <pic:blipFill>
                    <a:blip r:embed="rId51">
                      <a:extLst>
                        <a:ext uri="{28A0092B-C50C-407E-A947-70E740481C1C}">
                          <a14:useLocalDpi xmlns:a14="http://schemas.microsoft.com/office/drawing/2010/main" val="0"/>
                        </a:ext>
                      </a:extLst>
                    </a:blip>
                    <a:stretch>
                      <a:fillRect/>
                    </a:stretch>
                  </pic:blipFill>
                  <pic:spPr>
                    <a:xfrm>
                      <a:off x="0" y="0"/>
                      <a:ext cx="5696745" cy="2991268"/>
                    </a:xfrm>
                    <a:prstGeom prst="rect">
                      <a:avLst/>
                    </a:prstGeom>
                  </pic:spPr>
                </pic:pic>
              </a:graphicData>
            </a:graphic>
          </wp:inline>
        </w:drawing>
      </w:r>
    </w:p>
    <w:p w:rsidR="00F41540" w:rsidRDefault="00F41540" w:rsidP="006468FC">
      <w:pPr>
        <w:pStyle w:val="berschrift2"/>
        <w:rPr>
          <w:lang w:val="en-US"/>
        </w:rPr>
      </w:pPr>
    </w:p>
    <w:p w:rsidR="00F41540" w:rsidRDefault="00F41540" w:rsidP="006468FC">
      <w:pPr>
        <w:pStyle w:val="berschrift2"/>
        <w:rPr>
          <w:lang w:val="en-US"/>
        </w:rPr>
      </w:pPr>
    </w:p>
    <w:p w:rsidR="00DB53DC" w:rsidRPr="00C305C0" w:rsidRDefault="006468FC" w:rsidP="006468FC">
      <w:pPr>
        <w:pStyle w:val="berschrift2"/>
        <w:rPr>
          <w:lang w:val="en-US"/>
        </w:rPr>
      </w:pPr>
      <w:bookmarkStart w:id="16" w:name="_Toc415516902"/>
      <w:r w:rsidRPr="00C305C0">
        <w:rPr>
          <w:lang w:val="en-US"/>
        </w:rPr>
        <w:t>View Raw Data</w:t>
      </w:r>
      <w:bookmarkEnd w:id="16"/>
    </w:p>
    <w:p w:rsidR="004D0060" w:rsidRPr="00C305C0" w:rsidRDefault="000C14A0" w:rsidP="00CB54FA">
      <w:pPr>
        <w:rPr>
          <w:lang w:val="en-US"/>
        </w:rPr>
      </w:pPr>
      <w:r w:rsidRPr="00C305C0">
        <w:rPr>
          <w:lang w:val="en-US"/>
        </w:rPr>
        <w:t xml:space="preserve">The </w:t>
      </w:r>
      <w:proofErr w:type="spellStart"/>
      <w:r w:rsidR="008A2394">
        <w:rPr>
          <w:lang w:val="en-US"/>
        </w:rPr>
        <w:t>FLipMouse</w:t>
      </w:r>
      <w:proofErr w:type="spellEnd"/>
      <w:r w:rsidRPr="00C305C0">
        <w:rPr>
          <w:lang w:val="en-US"/>
        </w:rPr>
        <w:t xml:space="preserve"> stick is connected to four sensors for each movement direction (up, down, left, right). </w:t>
      </w:r>
      <w:r w:rsidR="00196D5C" w:rsidRPr="00C305C0">
        <w:rPr>
          <w:lang w:val="en-US"/>
        </w:rPr>
        <w:t xml:space="preserve">The numeric value of each of those sensors is displayed in the Raw Data tab. </w:t>
      </w:r>
      <w:r w:rsidRPr="00C305C0">
        <w:rPr>
          <w:lang w:val="en-US"/>
        </w:rPr>
        <w:t>When the stick is moved, the sensor</w:t>
      </w:r>
      <w:r w:rsidR="00CB54FA">
        <w:rPr>
          <w:lang w:val="en-US"/>
        </w:rPr>
        <w:fldChar w:fldCharType="begin"/>
      </w:r>
      <w:r w:rsidR="00CB54FA" w:rsidRPr="0067594E">
        <w:rPr>
          <w:lang w:val="en-US"/>
        </w:rPr>
        <w:instrText xml:space="preserve"> XE "</w:instrText>
      </w:r>
      <w:r w:rsidR="00CB54FA">
        <w:rPr>
          <w:lang w:val="en-US"/>
        </w:rPr>
        <w:instrText>S</w:instrText>
      </w:r>
      <w:r w:rsidR="00CB54FA" w:rsidRPr="00BD6AC9">
        <w:rPr>
          <w:lang w:val="en-US"/>
        </w:rPr>
        <w:instrText>ensor</w:instrText>
      </w:r>
      <w:r w:rsidR="00CB54FA" w:rsidRPr="0067594E">
        <w:rPr>
          <w:lang w:val="en-US"/>
        </w:rPr>
        <w:instrText xml:space="preserve">" </w:instrText>
      </w:r>
      <w:r w:rsidR="00CB54FA">
        <w:rPr>
          <w:lang w:val="en-US"/>
        </w:rPr>
        <w:fldChar w:fldCharType="end"/>
      </w:r>
      <w:r w:rsidRPr="00C305C0">
        <w:rPr>
          <w:lang w:val="en-US"/>
        </w:rPr>
        <w:t xml:space="preserve"> values change. Specifically, a movement in each direction increases the respective sensor value. </w:t>
      </w:r>
      <w:r w:rsidR="004D0060" w:rsidRPr="00C305C0">
        <w:rPr>
          <w:lang w:val="en-US"/>
        </w:rPr>
        <w:t xml:space="preserve">The sensor values also depend on how tightly the device is assembled, therefore when assembling the </w:t>
      </w:r>
      <w:proofErr w:type="spellStart"/>
      <w:r w:rsidR="008A2394">
        <w:rPr>
          <w:lang w:val="en-US"/>
        </w:rPr>
        <w:t>FLipMouse</w:t>
      </w:r>
      <w:proofErr w:type="spellEnd"/>
      <w:r w:rsidR="004D0060" w:rsidRPr="00C305C0">
        <w:rPr>
          <w:lang w:val="en-US"/>
        </w:rPr>
        <w:t>, the raw sensor data can be used as guidance.</w:t>
      </w:r>
    </w:p>
    <w:p w:rsidR="001D6EDB" w:rsidRPr="00C305C0" w:rsidRDefault="001D6EDB" w:rsidP="004D0060">
      <w:pPr>
        <w:rPr>
          <w:lang w:val="en-US"/>
        </w:rPr>
      </w:pPr>
      <w:r w:rsidRPr="00C305C0">
        <w:rPr>
          <w:lang w:val="en-US"/>
        </w:rPr>
        <w:t>By default, the raw data tab looks like this:</w:t>
      </w:r>
    </w:p>
    <w:p w:rsidR="001D6EDB" w:rsidRPr="00C305C0" w:rsidRDefault="001D6EDB" w:rsidP="004D0060">
      <w:pPr>
        <w:rPr>
          <w:lang w:val="en-US"/>
        </w:rPr>
      </w:pPr>
      <w:r w:rsidRPr="00C305C0">
        <w:rPr>
          <w:noProof/>
        </w:rPr>
        <w:lastRenderedPageBreak/>
        <w:drawing>
          <wp:inline distT="0" distB="0" distL="0" distR="0" wp14:anchorId="16C62B1F" wp14:editId="4B70F21E">
            <wp:extent cx="5686425" cy="2990850"/>
            <wp:effectExtent l="0" t="0" r="9525" b="0"/>
            <wp:docPr id="1" name="Picture 1" descr="C:\Users\ilana\Desktop\graphicalsens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lana\Desktop\graphicalsensor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86425" cy="2990850"/>
                    </a:xfrm>
                    <a:prstGeom prst="rect">
                      <a:avLst/>
                    </a:prstGeom>
                    <a:noFill/>
                    <a:ln>
                      <a:noFill/>
                    </a:ln>
                  </pic:spPr>
                </pic:pic>
              </a:graphicData>
            </a:graphic>
          </wp:inline>
        </w:drawing>
      </w:r>
    </w:p>
    <w:p w:rsidR="00416DE3" w:rsidRPr="00C305C0" w:rsidRDefault="00416DE3" w:rsidP="004D0060">
      <w:pPr>
        <w:rPr>
          <w:lang w:val="en-US"/>
        </w:rPr>
      </w:pPr>
    </w:p>
    <w:p w:rsidR="001D6EDB" w:rsidRDefault="00AE0B83" w:rsidP="00CB54FA">
      <w:pPr>
        <w:rPr>
          <w:lang w:val="en-US"/>
        </w:rPr>
      </w:pPr>
      <w:r w:rsidRPr="00C305C0">
        <w:rPr>
          <w:lang w:val="en-US"/>
        </w:rPr>
        <w:t xml:space="preserve">Prior to the connection of the </w:t>
      </w:r>
      <w:proofErr w:type="spellStart"/>
      <w:r w:rsidR="008A2394">
        <w:rPr>
          <w:lang w:val="en-US"/>
        </w:rPr>
        <w:t>FLipMouse</w:t>
      </w:r>
      <w:proofErr w:type="spellEnd"/>
      <w:r w:rsidRPr="00C305C0">
        <w:rPr>
          <w:lang w:val="en-US"/>
        </w:rPr>
        <w:t xml:space="preserve"> device to the application, all sensors are set as 512, however these are not “real sensor</w:t>
      </w:r>
      <w:r w:rsidR="00CB54FA">
        <w:rPr>
          <w:lang w:val="en-US"/>
        </w:rPr>
        <w:fldChar w:fldCharType="begin"/>
      </w:r>
      <w:r w:rsidR="00CB54FA" w:rsidRPr="0067594E">
        <w:rPr>
          <w:lang w:val="en-US"/>
        </w:rPr>
        <w:instrText xml:space="preserve"> XE "</w:instrText>
      </w:r>
      <w:r w:rsidR="00CB54FA">
        <w:rPr>
          <w:lang w:val="en-US"/>
        </w:rPr>
        <w:instrText>S</w:instrText>
      </w:r>
      <w:r w:rsidR="00CB54FA" w:rsidRPr="00BD6AC9">
        <w:rPr>
          <w:lang w:val="en-US"/>
        </w:rPr>
        <w:instrText>ensor</w:instrText>
      </w:r>
      <w:r w:rsidR="00CB54FA" w:rsidRPr="0067594E">
        <w:rPr>
          <w:lang w:val="en-US"/>
        </w:rPr>
        <w:instrText xml:space="preserve">" </w:instrText>
      </w:r>
      <w:r w:rsidR="00CB54FA">
        <w:rPr>
          <w:lang w:val="en-US"/>
        </w:rPr>
        <w:fldChar w:fldCharType="end"/>
      </w:r>
      <w:r w:rsidRPr="00C305C0">
        <w:rPr>
          <w:lang w:val="en-US"/>
        </w:rPr>
        <w:t xml:space="preserve"> values”. </w:t>
      </w:r>
      <w:r w:rsidR="00B8219C" w:rsidRPr="00C305C0">
        <w:rPr>
          <w:lang w:val="en-US"/>
        </w:rPr>
        <w:t xml:space="preserve">The sensor values will synchronize with the real sensor values once the </w:t>
      </w:r>
      <w:proofErr w:type="spellStart"/>
      <w:r w:rsidR="008A2394">
        <w:rPr>
          <w:lang w:val="en-US"/>
        </w:rPr>
        <w:t>FLipMouse</w:t>
      </w:r>
      <w:proofErr w:type="spellEnd"/>
      <w:r w:rsidR="00B8219C" w:rsidRPr="00C305C0">
        <w:rPr>
          <w:lang w:val="en-US"/>
        </w:rPr>
        <w:t xml:space="preserve"> is connected to the application.</w:t>
      </w:r>
    </w:p>
    <w:p w:rsidR="007C550F" w:rsidRDefault="007C550F" w:rsidP="00CB54FA">
      <w:pPr>
        <w:rPr>
          <w:lang w:val="en-US"/>
        </w:rPr>
      </w:pPr>
    </w:p>
    <w:p w:rsidR="007C550F" w:rsidRDefault="007C550F">
      <w:pPr>
        <w:spacing w:line="240" w:lineRule="auto"/>
        <w:rPr>
          <w:lang w:val="en-US"/>
        </w:rPr>
      </w:pPr>
      <w:r>
        <w:rPr>
          <w:lang w:val="en-US"/>
        </w:rPr>
        <w:br w:type="page"/>
      </w:r>
    </w:p>
    <w:p w:rsidR="00FA1022" w:rsidRPr="00FA1022" w:rsidRDefault="00FA1022" w:rsidP="007C550F">
      <w:pPr>
        <w:pStyle w:val="berschrift1"/>
        <w:rPr>
          <w:sz w:val="48"/>
          <w:lang w:val="en-US"/>
        </w:rPr>
      </w:pPr>
      <w:bookmarkStart w:id="17" w:name="_Toc415516903"/>
      <w:r w:rsidRPr="00FA1022">
        <w:rPr>
          <w:sz w:val="48"/>
          <w:lang w:val="en-US"/>
        </w:rPr>
        <w:lastRenderedPageBreak/>
        <w:t xml:space="preserve">Instructions for proper </w:t>
      </w:r>
      <w:r w:rsidR="001A50C8">
        <w:rPr>
          <w:sz w:val="48"/>
          <w:lang w:val="en-US"/>
        </w:rPr>
        <w:t xml:space="preserve">mounting and </w:t>
      </w:r>
      <w:r w:rsidRPr="00FA1022">
        <w:rPr>
          <w:sz w:val="48"/>
          <w:lang w:val="en-US"/>
        </w:rPr>
        <w:t>usage</w:t>
      </w:r>
      <w:bookmarkEnd w:id="17"/>
    </w:p>
    <w:p w:rsidR="00FA1022" w:rsidRPr="00FA1022" w:rsidRDefault="00FA1022" w:rsidP="00FA1022">
      <w:pPr>
        <w:rPr>
          <w:lang w:val="en-US"/>
        </w:rPr>
      </w:pPr>
      <w:r w:rsidRPr="00FA1022">
        <w:rPr>
          <w:lang w:val="en-US"/>
        </w:rPr>
        <w:t xml:space="preserve">Please follow these instructions carefully for use of the </w:t>
      </w:r>
      <w:proofErr w:type="spellStart"/>
      <w:r w:rsidRPr="00FA1022">
        <w:rPr>
          <w:lang w:val="en-US"/>
        </w:rPr>
        <w:t>AsTeRICS</w:t>
      </w:r>
      <w:proofErr w:type="spellEnd"/>
      <w:r w:rsidRPr="00FA1022">
        <w:rPr>
          <w:lang w:val="en-US"/>
        </w:rPr>
        <w:t xml:space="preserve"> Academy </w:t>
      </w:r>
      <w:proofErr w:type="spellStart"/>
      <w:r w:rsidRPr="00FA1022">
        <w:rPr>
          <w:lang w:val="en-US"/>
        </w:rPr>
        <w:t>Lipmouse</w:t>
      </w:r>
      <w:proofErr w:type="spellEnd"/>
      <w:r w:rsidRPr="00FA1022">
        <w:rPr>
          <w:lang w:val="en-US"/>
        </w:rPr>
        <w:t xml:space="preserve"> to avoid the occurrence </w:t>
      </w:r>
      <w:r>
        <w:rPr>
          <w:lang w:val="en-US"/>
        </w:rPr>
        <w:t>of unwanted possible side-</w:t>
      </w:r>
      <w:r w:rsidRPr="00FA1022">
        <w:rPr>
          <w:lang w:val="en-US"/>
        </w:rPr>
        <w:t xml:space="preserve">effects. </w:t>
      </w:r>
    </w:p>
    <w:p w:rsidR="00FA1022" w:rsidRPr="00FA1022" w:rsidRDefault="00FA1022" w:rsidP="00FA1022">
      <w:pPr>
        <w:rPr>
          <w:lang w:val="en-US"/>
        </w:rPr>
      </w:pPr>
    </w:p>
    <w:p w:rsidR="00FA1022" w:rsidRPr="00FA1022" w:rsidRDefault="00FA1022" w:rsidP="00FA1022">
      <w:pPr>
        <w:rPr>
          <w:lang w:val="en-US"/>
        </w:rPr>
      </w:pPr>
    </w:p>
    <w:p w:rsidR="00FA1022" w:rsidRDefault="00FA1022" w:rsidP="00FA1022">
      <w:pPr>
        <w:pStyle w:val="Listenabsatz"/>
        <w:numPr>
          <w:ilvl w:val="0"/>
          <w:numId w:val="15"/>
        </w:numPr>
        <w:rPr>
          <w:lang w:val="en-US"/>
        </w:rPr>
      </w:pPr>
      <w:r w:rsidRPr="00FA1022">
        <w:rPr>
          <w:lang w:val="en-US"/>
        </w:rPr>
        <w:t>A</w:t>
      </w:r>
      <w:r>
        <w:rPr>
          <w:lang w:val="en-US"/>
        </w:rPr>
        <w:t>ttach a clean</w:t>
      </w:r>
      <w:r w:rsidRPr="00FA1022">
        <w:rPr>
          <w:lang w:val="en-US"/>
        </w:rPr>
        <w:t xml:space="preserve"> plastic pipe (</w:t>
      </w:r>
      <w:r>
        <w:rPr>
          <w:lang w:val="en-US"/>
        </w:rPr>
        <w:t>hygienic stick</w:t>
      </w:r>
      <w:r w:rsidRPr="00FA1022">
        <w:rPr>
          <w:lang w:val="en-US"/>
        </w:rPr>
        <w:t xml:space="preserve"> mouthpiece</w:t>
      </w:r>
      <w:r>
        <w:rPr>
          <w:lang w:val="en-US"/>
        </w:rPr>
        <w:t>)</w:t>
      </w:r>
    </w:p>
    <w:p w:rsidR="00FA1022" w:rsidRDefault="00FA1022" w:rsidP="00FA1022">
      <w:pPr>
        <w:pStyle w:val="Listenabsatz"/>
        <w:numPr>
          <w:ilvl w:val="0"/>
          <w:numId w:val="15"/>
        </w:numPr>
        <w:rPr>
          <w:lang w:val="en-US"/>
        </w:rPr>
      </w:pPr>
      <w:r w:rsidRPr="00FA1022">
        <w:rPr>
          <w:lang w:val="en-US"/>
        </w:rPr>
        <w:t xml:space="preserve">Mount the </w:t>
      </w:r>
      <w:proofErr w:type="spellStart"/>
      <w:r>
        <w:rPr>
          <w:lang w:val="en-US"/>
        </w:rPr>
        <w:t>Fli</w:t>
      </w:r>
      <w:r w:rsidRPr="00FA1022">
        <w:rPr>
          <w:lang w:val="en-US"/>
        </w:rPr>
        <w:t>p</w:t>
      </w:r>
      <w:r>
        <w:rPr>
          <w:lang w:val="en-US"/>
        </w:rPr>
        <w:t>M</w:t>
      </w:r>
      <w:r w:rsidRPr="00FA1022">
        <w:rPr>
          <w:lang w:val="en-US"/>
        </w:rPr>
        <w:t>ouse</w:t>
      </w:r>
      <w:proofErr w:type="spellEnd"/>
      <w:r w:rsidRPr="00FA1022">
        <w:rPr>
          <w:lang w:val="en-US"/>
        </w:rPr>
        <w:t xml:space="preserve"> </w:t>
      </w:r>
      <w:r>
        <w:rPr>
          <w:lang w:val="en-US"/>
        </w:rPr>
        <w:t xml:space="preserve">device </w:t>
      </w:r>
      <w:r w:rsidRPr="00FA1022">
        <w:rPr>
          <w:lang w:val="en-US"/>
        </w:rPr>
        <w:t>appropriately for the user</w:t>
      </w:r>
      <w:r>
        <w:rPr>
          <w:lang w:val="en-US"/>
        </w:rPr>
        <w:t xml:space="preserve"> </w:t>
      </w:r>
      <w:r>
        <w:rPr>
          <w:lang w:val="en-US"/>
        </w:rPr>
        <w:br/>
        <w:t>for example by u</w:t>
      </w:r>
      <w:r w:rsidRPr="00FA1022">
        <w:rPr>
          <w:lang w:val="en-US"/>
        </w:rPr>
        <w:t xml:space="preserve">sing </w:t>
      </w:r>
      <w:r>
        <w:rPr>
          <w:lang w:val="en-US"/>
        </w:rPr>
        <w:t>a “</w:t>
      </w:r>
      <w:proofErr w:type="spellStart"/>
      <w:r w:rsidRPr="00FA1022">
        <w:rPr>
          <w:lang w:val="en-US"/>
        </w:rPr>
        <w:t>Manfrotto</w:t>
      </w:r>
      <w:proofErr w:type="spellEnd"/>
      <w:r w:rsidRPr="00FA1022">
        <w:rPr>
          <w:lang w:val="en-US"/>
        </w:rPr>
        <w:t xml:space="preserve"> Magic Arm + </w:t>
      </w:r>
      <w:proofErr w:type="spellStart"/>
      <w:r w:rsidRPr="00FA1022">
        <w:rPr>
          <w:lang w:val="en-US"/>
        </w:rPr>
        <w:t>SuperClamp</w:t>
      </w:r>
      <w:proofErr w:type="spellEnd"/>
      <w:r>
        <w:rPr>
          <w:lang w:val="en-US"/>
        </w:rPr>
        <w:t xml:space="preserve">” </w:t>
      </w:r>
      <w:proofErr w:type="spellStart"/>
      <w:r>
        <w:rPr>
          <w:lang w:val="en-US"/>
        </w:rPr>
        <w:t>mouting</w:t>
      </w:r>
      <w:proofErr w:type="spellEnd"/>
      <w:r>
        <w:rPr>
          <w:lang w:val="en-US"/>
        </w:rPr>
        <w:t xml:space="preserve"> combination</w:t>
      </w:r>
    </w:p>
    <w:p w:rsidR="00FA1022" w:rsidRDefault="00FA1022" w:rsidP="00FA1022">
      <w:pPr>
        <w:pStyle w:val="Listenabsatz"/>
        <w:numPr>
          <w:ilvl w:val="0"/>
          <w:numId w:val="15"/>
        </w:numPr>
        <w:rPr>
          <w:lang w:val="en-US"/>
        </w:rPr>
      </w:pPr>
      <w:r w:rsidRPr="00FA1022">
        <w:rPr>
          <w:lang w:val="en-US"/>
        </w:rPr>
        <w:t>W</w:t>
      </w:r>
      <w:r>
        <w:rPr>
          <w:lang w:val="en-US"/>
        </w:rPr>
        <w:t>hen</w:t>
      </w:r>
      <w:r w:rsidRPr="00FA1022">
        <w:rPr>
          <w:lang w:val="en-US"/>
        </w:rPr>
        <w:t xml:space="preserve"> positioning the </w:t>
      </w:r>
      <w:proofErr w:type="spellStart"/>
      <w:r>
        <w:rPr>
          <w:lang w:val="en-US"/>
        </w:rPr>
        <w:t>Fli</w:t>
      </w:r>
      <w:r w:rsidRPr="00FA1022">
        <w:rPr>
          <w:lang w:val="en-US"/>
        </w:rPr>
        <w:t>p</w:t>
      </w:r>
      <w:r>
        <w:rPr>
          <w:lang w:val="en-US"/>
        </w:rPr>
        <w:t>M</w:t>
      </w:r>
      <w:r w:rsidRPr="00FA1022">
        <w:rPr>
          <w:lang w:val="en-US"/>
        </w:rPr>
        <w:t>ouse</w:t>
      </w:r>
      <w:proofErr w:type="spellEnd"/>
      <w:r w:rsidRPr="00FA1022">
        <w:rPr>
          <w:lang w:val="en-US"/>
        </w:rPr>
        <w:t>, it must be ensured that the head of the user can be held comfortable</w:t>
      </w:r>
    </w:p>
    <w:p w:rsidR="00FA1022" w:rsidRDefault="00FA1022" w:rsidP="00FA1022">
      <w:pPr>
        <w:pStyle w:val="Listenabsatz"/>
        <w:numPr>
          <w:ilvl w:val="0"/>
          <w:numId w:val="15"/>
        </w:numPr>
        <w:rPr>
          <w:lang w:val="en-US"/>
        </w:rPr>
      </w:pPr>
      <w:r w:rsidRPr="00FA1022">
        <w:rPr>
          <w:lang w:val="en-US"/>
        </w:rPr>
        <w:t xml:space="preserve">Plug in the </w:t>
      </w:r>
      <w:proofErr w:type="spellStart"/>
      <w:r>
        <w:rPr>
          <w:lang w:val="en-US"/>
        </w:rPr>
        <w:t>Fli</w:t>
      </w:r>
      <w:r w:rsidRPr="00FA1022">
        <w:rPr>
          <w:lang w:val="en-US"/>
        </w:rPr>
        <w:t>p</w:t>
      </w:r>
      <w:r>
        <w:rPr>
          <w:lang w:val="en-US"/>
        </w:rPr>
        <w:t>M</w:t>
      </w:r>
      <w:r w:rsidRPr="00FA1022">
        <w:rPr>
          <w:lang w:val="en-US"/>
        </w:rPr>
        <w:t>ouse</w:t>
      </w:r>
      <w:proofErr w:type="spellEnd"/>
      <w:r w:rsidRPr="00FA1022">
        <w:rPr>
          <w:lang w:val="en-US"/>
        </w:rPr>
        <w:t xml:space="preserve"> via </w:t>
      </w:r>
      <w:r>
        <w:rPr>
          <w:lang w:val="en-US"/>
        </w:rPr>
        <w:t xml:space="preserve">the provided </w:t>
      </w:r>
      <w:r w:rsidRPr="00FA1022">
        <w:rPr>
          <w:lang w:val="en-US"/>
        </w:rPr>
        <w:t>USB cable</w:t>
      </w:r>
    </w:p>
    <w:p w:rsidR="00FA1022" w:rsidRDefault="00FA1022" w:rsidP="00FA1022">
      <w:pPr>
        <w:pStyle w:val="Listenabsatz"/>
        <w:numPr>
          <w:ilvl w:val="1"/>
          <w:numId w:val="15"/>
        </w:numPr>
        <w:rPr>
          <w:lang w:val="en-US"/>
        </w:rPr>
      </w:pPr>
      <w:r>
        <w:rPr>
          <w:lang w:val="en-US"/>
        </w:rPr>
        <w:t xml:space="preserve">Do not touch the mouthpiece as long as the LEDs are blinking </w:t>
      </w:r>
      <w:r>
        <w:rPr>
          <w:lang w:val="en-US"/>
        </w:rPr>
        <w:br/>
        <w:t>(the initial blinking indicates the zero point calibration phase)</w:t>
      </w:r>
    </w:p>
    <w:p w:rsidR="00FA1022" w:rsidRDefault="00FA1022" w:rsidP="00FA1022">
      <w:pPr>
        <w:pStyle w:val="Listenabsatz"/>
        <w:numPr>
          <w:ilvl w:val="1"/>
          <w:numId w:val="15"/>
        </w:numPr>
        <w:rPr>
          <w:lang w:val="en-US"/>
        </w:rPr>
      </w:pPr>
      <w:r w:rsidRPr="00FA1022">
        <w:rPr>
          <w:lang w:val="en-US"/>
        </w:rPr>
        <w:t>Wait until the device is recognized by the computer</w:t>
      </w:r>
    </w:p>
    <w:p w:rsidR="00FA1022" w:rsidRDefault="00FA1022" w:rsidP="00FA1022">
      <w:pPr>
        <w:pStyle w:val="Listenabsatz"/>
        <w:numPr>
          <w:ilvl w:val="1"/>
          <w:numId w:val="15"/>
        </w:numPr>
        <w:rPr>
          <w:lang w:val="en-US"/>
        </w:rPr>
      </w:pPr>
      <w:r w:rsidRPr="00FA1022">
        <w:rPr>
          <w:lang w:val="en-US"/>
        </w:rPr>
        <w:t>Move the joystick / mouthpiece to check correct operation</w:t>
      </w:r>
    </w:p>
    <w:p w:rsidR="00FA1022" w:rsidRDefault="00FA1022" w:rsidP="00FA1022">
      <w:pPr>
        <w:pStyle w:val="Listenabsatz"/>
        <w:numPr>
          <w:ilvl w:val="0"/>
          <w:numId w:val="15"/>
        </w:numPr>
        <w:rPr>
          <w:lang w:val="en-US"/>
        </w:rPr>
      </w:pPr>
      <w:r>
        <w:rPr>
          <w:lang w:val="en-US"/>
        </w:rPr>
        <w:t xml:space="preserve">If the mouthpiece is actuated with the lips: </w:t>
      </w:r>
    </w:p>
    <w:p w:rsidR="00FA1022" w:rsidRDefault="00FA1022" w:rsidP="00FA1022">
      <w:pPr>
        <w:pStyle w:val="Listenabsatz"/>
        <w:numPr>
          <w:ilvl w:val="1"/>
          <w:numId w:val="15"/>
        </w:numPr>
        <w:rPr>
          <w:lang w:val="en-US"/>
        </w:rPr>
      </w:pPr>
      <w:r w:rsidRPr="00FA1022">
        <w:rPr>
          <w:lang w:val="en-US"/>
        </w:rPr>
        <w:t>One mouthpiece must be used exclusively by one person</w:t>
      </w:r>
    </w:p>
    <w:p w:rsidR="001A50C8" w:rsidRDefault="001A50C8" w:rsidP="00FA1022">
      <w:pPr>
        <w:pStyle w:val="Listenabsatz"/>
        <w:numPr>
          <w:ilvl w:val="1"/>
          <w:numId w:val="15"/>
        </w:numPr>
        <w:rPr>
          <w:lang w:val="en-US"/>
        </w:rPr>
      </w:pPr>
      <w:r>
        <w:rPr>
          <w:lang w:val="en-US"/>
        </w:rPr>
        <w:t xml:space="preserve">The filter tip must be replaced whenever saliva or </w:t>
      </w:r>
      <w:proofErr w:type="spellStart"/>
      <w:r>
        <w:rPr>
          <w:lang w:val="en-US"/>
        </w:rPr>
        <w:t>mould</w:t>
      </w:r>
      <w:proofErr w:type="spellEnd"/>
      <w:r>
        <w:rPr>
          <w:lang w:val="en-US"/>
        </w:rPr>
        <w:t xml:space="preserve"> has formed</w:t>
      </w:r>
    </w:p>
    <w:p w:rsidR="00FA1022" w:rsidRPr="00FA1022" w:rsidRDefault="00FA1022" w:rsidP="00FA1022">
      <w:pPr>
        <w:pStyle w:val="Listenabsatz"/>
        <w:numPr>
          <w:ilvl w:val="1"/>
          <w:numId w:val="15"/>
        </w:numPr>
        <w:rPr>
          <w:lang w:val="en-US"/>
        </w:rPr>
      </w:pPr>
      <w:r w:rsidRPr="00FA1022">
        <w:rPr>
          <w:lang w:val="en-US"/>
        </w:rPr>
        <w:t xml:space="preserve">The mouthpiece must be cleaned </w:t>
      </w:r>
      <w:r w:rsidR="001A50C8">
        <w:rPr>
          <w:lang w:val="en-US"/>
        </w:rPr>
        <w:t xml:space="preserve">whenever saliva or </w:t>
      </w:r>
      <w:proofErr w:type="spellStart"/>
      <w:r w:rsidR="001A50C8">
        <w:rPr>
          <w:lang w:val="en-US"/>
        </w:rPr>
        <w:t>mould</w:t>
      </w:r>
      <w:proofErr w:type="spellEnd"/>
      <w:r w:rsidR="001A50C8">
        <w:rPr>
          <w:lang w:val="en-US"/>
        </w:rPr>
        <w:t xml:space="preserve"> </w:t>
      </w:r>
      <w:r w:rsidR="001A50C8">
        <w:rPr>
          <w:lang w:val="en-US"/>
        </w:rPr>
        <w:br/>
        <w:t xml:space="preserve">(usually </w:t>
      </w:r>
      <w:r w:rsidRPr="00FA1022">
        <w:rPr>
          <w:lang w:val="en-US"/>
        </w:rPr>
        <w:t>once a week</w:t>
      </w:r>
      <w:r w:rsidR="001A50C8">
        <w:rPr>
          <w:lang w:val="en-US"/>
        </w:rPr>
        <w:t>,</w:t>
      </w:r>
      <w:r w:rsidRPr="00FA1022">
        <w:rPr>
          <w:lang w:val="en-US"/>
        </w:rPr>
        <w:t xml:space="preserve"> see cleaning instructions)</w:t>
      </w:r>
    </w:p>
    <w:p w:rsidR="00FA1022" w:rsidRDefault="00FA1022" w:rsidP="00FA1022">
      <w:pPr>
        <w:pStyle w:val="Listenabsatz"/>
        <w:rPr>
          <w:lang w:val="en-US"/>
        </w:rPr>
      </w:pPr>
    </w:p>
    <w:p w:rsidR="00FA1022" w:rsidRDefault="00FA1022" w:rsidP="00FA1022">
      <w:pPr>
        <w:rPr>
          <w:lang w:val="en-US"/>
        </w:rPr>
      </w:pPr>
    </w:p>
    <w:p w:rsidR="001A50C8" w:rsidRPr="00C305C0" w:rsidRDefault="001A50C8" w:rsidP="001A50C8">
      <w:pPr>
        <w:pStyle w:val="berschrift4"/>
        <w:rPr>
          <w:lang w:val="en-US"/>
        </w:rPr>
      </w:pPr>
      <w:r>
        <w:rPr>
          <w:lang w:val="en-US"/>
        </w:rPr>
        <w:t>Involved risks</w:t>
      </w:r>
    </w:p>
    <w:p w:rsidR="001A50C8" w:rsidRDefault="001A50C8" w:rsidP="001A50C8">
      <w:pPr>
        <w:rPr>
          <w:lang w:val="en-US"/>
        </w:rPr>
      </w:pPr>
    </w:p>
    <w:p w:rsidR="001A50C8" w:rsidRDefault="001A50C8" w:rsidP="001A50C8">
      <w:pPr>
        <w:rPr>
          <w:rFonts w:cs="Arial"/>
          <w:lang w:val="en-US"/>
        </w:rPr>
      </w:pPr>
      <w:r>
        <w:rPr>
          <w:rFonts w:cs="Arial"/>
          <w:lang w:val="en-US"/>
        </w:rPr>
        <w:t xml:space="preserve">There are some risks using the </w:t>
      </w:r>
      <w:proofErr w:type="spellStart"/>
      <w:r>
        <w:rPr>
          <w:rFonts w:cs="Arial"/>
          <w:lang w:val="en-US"/>
        </w:rPr>
        <w:t>AsTeRICS</w:t>
      </w:r>
      <w:proofErr w:type="spellEnd"/>
      <w:r>
        <w:rPr>
          <w:rFonts w:cs="Arial"/>
          <w:lang w:val="en-US"/>
        </w:rPr>
        <w:t xml:space="preserve"> Academy </w:t>
      </w:r>
      <w:proofErr w:type="spellStart"/>
      <w:r>
        <w:rPr>
          <w:rFonts w:cs="Arial"/>
          <w:lang w:val="en-US"/>
        </w:rPr>
        <w:t>lipmouse</w:t>
      </w:r>
      <w:proofErr w:type="spellEnd"/>
      <w:r>
        <w:rPr>
          <w:rFonts w:cs="Arial"/>
          <w:lang w:val="en-US"/>
        </w:rPr>
        <w:t xml:space="preserve"> which can be </w:t>
      </w:r>
      <w:r>
        <w:rPr>
          <w:rFonts w:cs="Arial"/>
          <w:bCs/>
          <w:lang w:val="en-GB"/>
        </w:rPr>
        <w:t>minimised by following the instructions mentioned above. The risks by not following the instructions are:</w:t>
      </w:r>
    </w:p>
    <w:p w:rsidR="001A50C8" w:rsidRDefault="001A50C8" w:rsidP="001A50C8">
      <w:pPr>
        <w:jc w:val="both"/>
        <w:rPr>
          <w:rFonts w:cs="Arial"/>
          <w:bCs/>
          <w:lang w:val="en-US"/>
        </w:rPr>
      </w:pPr>
    </w:p>
    <w:p w:rsidR="001A50C8" w:rsidRDefault="001A50C8" w:rsidP="001A50C8">
      <w:pPr>
        <w:pStyle w:val="Listenabsatz"/>
        <w:numPr>
          <w:ilvl w:val="0"/>
          <w:numId w:val="14"/>
        </w:numPr>
        <w:suppressAutoHyphens/>
        <w:ind w:left="426"/>
        <w:jc w:val="both"/>
        <w:rPr>
          <w:rFonts w:cs="Arial"/>
          <w:bCs/>
          <w:lang w:val="en-GB"/>
        </w:rPr>
      </w:pPr>
      <w:r>
        <w:rPr>
          <w:rFonts w:cs="Arial"/>
          <w:bCs/>
          <w:lang w:val="en-GB"/>
        </w:rPr>
        <w:t xml:space="preserve">With the lack of hygiene concerning the mouthpiece, especially when the mouthpiece is used by more than one person, it is possible that </w:t>
      </w:r>
    </w:p>
    <w:p w:rsidR="001A50C8" w:rsidRDefault="001A50C8" w:rsidP="001A50C8">
      <w:pPr>
        <w:pStyle w:val="Listenabsatz"/>
        <w:numPr>
          <w:ilvl w:val="1"/>
          <w:numId w:val="14"/>
        </w:numPr>
        <w:suppressAutoHyphens/>
        <w:jc w:val="both"/>
        <w:rPr>
          <w:rFonts w:cs="Arial"/>
          <w:bCs/>
          <w:lang w:val="en-GB"/>
        </w:rPr>
      </w:pPr>
      <w:r>
        <w:rPr>
          <w:rFonts w:cs="Arial"/>
          <w:bCs/>
          <w:lang w:val="en-GB"/>
        </w:rPr>
        <w:t>skin rashes arises</w:t>
      </w:r>
    </w:p>
    <w:p w:rsidR="001A50C8" w:rsidRDefault="001A50C8" w:rsidP="001A50C8">
      <w:pPr>
        <w:pStyle w:val="Listenabsatz"/>
        <w:numPr>
          <w:ilvl w:val="1"/>
          <w:numId w:val="14"/>
        </w:numPr>
        <w:suppressAutoHyphens/>
        <w:jc w:val="both"/>
        <w:rPr>
          <w:rFonts w:cs="Arial"/>
          <w:bCs/>
          <w:lang w:val="en-GB"/>
        </w:rPr>
      </w:pPr>
      <w:r>
        <w:rPr>
          <w:rFonts w:cs="Arial"/>
          <w:bCs/>
          <w:lang w:val="en-GB"/>
        </w:rPr>
        <w:t>viruses and bacteria are transmitted causing diseases</w:t>
      </w:r>
    </w:p>
    <w:p w:rsidR="001A50C8" w:rsidRDefault="001A50C8" w:rsidP="001A50C8">
      <w:pPr>
        <w:pStyle w:val="Listenabsatz"/>
        <w:numPr>
          <w:ilvl w:val="1"/>
          <w:numId w:val="14"/>
        </w:numPr>
        <w:suppressAutoHyphens/>
        <w:jc w:val="both"/>
        <w:rPr>
          <w:rFonts w:cs="Arial"/>
          <w:bCs/>
          <w:lang w:val="en-GB"/>
        </w:rPr>
      </w:pPr>
      <w:proofErr w:type="gramStart"/>
      <w:r>
        <w:rPr>
          <w:rFonts w:cs="Arial"/>
          <w:bCs/>
          <w:lang w:val="en-GB"/>
        </w:rPr>
        <w:t>mould</w:t>
      </w:r>
      <w:proofErr w:type="gramEnd"/>
      <w:r>
        <w:rPr>
          <w:rFonts w:cs="Arial"/>
          <w:bCs/>
          <w:lang w:val="en-GB"/>
        </w:rPr>
        <w:t xml:space="preserve"> formats in the mouthpiece, which is dangerous to health.</w:t>
      </w:r>
    </w:p>
    <w:p w:rsidR="001A50C8" w:rsidRDefault="001A50C8" w:rsidP="001A50C8">
      <w:pPr>
        <w:jc w:val="both"/>
        <w:rPr>
          <w:rFonts w:cs="Arial"/>
          <w:bCs/>
          <w:lang w:val="en-GB"/>
        </w:rPr>
      </w:pPr>
    </w:p>
    <w:p w:rsidR="001A50C8" w:rsidRDefault="001A50C8" w:rsidP="001A50C8">
      <w:pPr>
        <w:pStyle w:val="Listenabsatz"/>
        <w:numPr>
          <w:ilvl w:val="0"/>
          <w:numId w:val="14"/>
        </w:numPr>
        <w:suppressAutoHyphens/>
        <w:ind w:left="426"/>
        <w:jc w:val="both"/>
        <w:rPr>
          <w:rFonts w:cs="Arial"/>
          <w:bCs/>
          <w:lang w:val="en-GB"/>
        </w:rPr>
      </w:pPr>
      <w:r>
        <w:rPr>
          <w:rFonts w:cs="Arial"/>
          <w:bCs/>
          <w:lang w:val="en-GB"/>
        </w:rPr>
        <w:t xml:space="preserve">With wrong positioning of the </w:t>
      </w:r>
      <w:proofErr w:type="spellStart"/>
      <w:r>
        <w:rPr>
          <w:rFonts w:cs="Arial"/>
          <w:bCs/>
          <w:lang w:val="en-GB"/>
        </w:rPr>
        <w:t>lipmouse</w:t>
      </w:r>
      <w:proofErr w:type="spellEnd"/>
      <w:r>
        <w:rPr>
          <w:rFonts w:cs="Arial"/>
          <w:bCs/>
          <w:lang w:val="en-GB"/>
        </w:rPr>
        <w:t xml:space="preserve"> there is the risk that you will feel uncomfortable while using the </w:t>
      </w:r>
      <w:proofErr w:type="spellStart"/>
      <w:r>
        <w:rPr>
          <w:rFonts w:cs="Arial"/>
          <w:bCs/>
          <w:lang w:val="en-GB"/>
        </w:rPr>
        <w:t>lipmouse</w:t>
      </w:r>
      <w:proofErr w:type="spellEnd"/>
      <w:r>
        <w:rPr>
          <w:rFonts w:cs="Arial"/>
          <w:bCs/>
          <w:lang w:val="en-GB"/>
        </w:rPr>
        <w:t xml:space="preserve">, it is possible that you get muscle cramps or muscle pain due to unusual head positioning. </w:t>
      </w:r>
      <w:bookmarkStart w:id="18" w:name="_GoBack"/>
      <w:bookmarkEnd w:id="18"/>
    </w:p>
    <w:p w:rsidR="001A50C8" w:rsidRDefault="001A50C8">
      <w:pPr>
        <w:spacing w:line="240" w:lineRule="auto"/>
        <w:rPr>
          <w:rFonts w:cs="Arial"/>
          <w:bCs/>
          <w:color w:val="0086CB"/>
          <w:kern w:val="32"/>
          <w:sz w:val="48"/>
          <w:szCs w:val="32"/>
          <w:lang w:val="en-US"/>
        </w:rPr>
      </w:pPr>
      <w:r>
        <w:rPr>
          <w:sz w:val="48"/>
          <w:lang w:val="en-US"/>
        </w:rPr>
        <w:br w:type="page"/>
      </w:r>
    </w:p>
    <w:p w:rsidR="007C550F" w:rsidRPr="00FA1022" w:rsidRDefault="00FA1022" w:rsidP="007C550F">
      <w:pPr>
        <w:pStyle w:val="berschrift1"/>
        <w:rPr>
          <w:sz w:val="48"/>
          <w:lang w:val="en-US"/>
        </w:rPr>
      </w:pPr>
      <w:bookmarkStart w:id="19" w:name="_Toc415516904"/>
      <w:r w:rsidRPr="00FA1022">
        <w:rPr>
          <w:sz w:val="48"/>
          <w:lang w:val="en-US"/>
        </w:rPr>
        <w:lastRenderedPageBreak/>
        <w:t xml:space="preserve">Instructions for </w:t>
      </w:r>
      <w:r w:rsidR="001A50C8">
        <w:rPr>
          <w:sz w:val="48"/>
          <w:lang w:val="en-US"/>
        </w:rPr>
        <w:t>c</w:t>
      </w:r>
      <w:r w:rsidR="007C550F" w:rsidRPr="00FA1022">
        <w:rPr>
          <w:sz w:val="48"/>
          <w:lang w:val="en-US"/>
        </w:rPr>
        <w:t xml:space="preserve">leaning and </w:t>
      </w:r>
      <w:r w:rsidR="001A50C8">
        <w:rPr>
          <w:sz w:val="48"/>
          <w:lang w:val="en-US"/>
        </w:rPr>
        <w:t>m</w:t>
      </w:r>
      <w:r w:rsidR="007C550F" w:rsidRPr="00FA1022">
        <w:rPr>
          <w:sz w:val="48"/>
          <w:lang w:val="en-US"/>
        </w:rPr>
        <w:t>aint</w:t>
      </w:r>
      <w:r w:rsidR="00931FCC">
        <w:rPr>
          <w:sz w:val="48"/>
          <w:lang w:val="en-US"/>
        </w:rPr>
        <w:t>e</w:t>
      </w:r>
      <w:r w:rsidR="007C550F" w:rsidRPr="00FA1022">
        <w:rPr>
          <w:sz w:val="48"/>
          <w:lang w:val="en-US"/>
        </w:rPr>
        <w:t>n</w:t>
      </w:r>
      <w:r w:rsidR="00931FCC">
        <w:rPr>
          <w:sz w:val="48"/>
          <w:lang w:val="en-US"/>
        </w:rPr>
        <w:t>an</w:t>
      </w:r>
      <w:r w:rsidR="007C550F" w:rsidRPr="00FA1022">
        <w:rPr>
          <w:sz w:val="48"/>
          <w:lang w:val="en-US"/>
        </w:rPr>
        <w:t>ce</w:t>
      </w:r>
      <w:bookmarkEnd w:id="19"/>
    </w:p>
    <w:p w:rsidR="00FA1022" w:rsidRDefault="00FA1022" w:rsidP="00FA1022">
      <w:pPr>
        <w:rPr>
          <w:lang w:val="en-US"/>
        </w:rPr>
      </w:pPr>
    </w:p>
    <w:p w:rsidR="00FA1022" w:rsidRPr="00FA1022" w:rsidRDefault="00FA1022" w:rsidP="00FA1022">
      <w:pPr>
        <w:rPr>
          <w:lang w:val="en-US"/>
        </w:rPr>
      </w:pPr>
      <w:r w:rsidRPr="00FA1022">
        <w:rPr>
          <w:lang w:val="en-US"/>
        </w:rPr>
        <w:t>If the mouthpiece is used to actuate the cursor movements via lip/mouth movements</w:t>
      </w:r>
      <w:r w:rsidR="001A50C8">
        <w:rPr>
          <w:lang w:val="en-US"/>
        </w:rPr>
        <w:t>, a careful cleaning procedure is essential to avoid bacteria and health problems! Read this section carefully and apply the needed cleaning procedures whenever necessary.</w:t>
      </w:r>
    </w:p>
    <w:p w:rsidR="00FA1022" w:rsidRDefault="00FA1022" w:rsidP="00FA1022">
      <w:pPr>
        <w:rPr>
          <w:lang w:val="en-US"/>
        </w:rPr>
      </w:pPr>
    </w:p>
    <w:p w:rsidR="001A50C8" w:rsidRPr="00C305C0" w:rsidRDefault="001A50C8" w:rsidP="001A50C8">
      <w:pPr>
        <w:pStyle w:val="berschrift4"/>
        <w:rPr>
          <w:lang w:val="en-US"/>
        </w:rPr>
      </w:pPr>
      <w:r>
        <w:rPr>
          <w:lang w:val="en-US"/>
        </w:rPr>
        <w:t>Exchanging the saliva filter:</w:t>
      </w:r>
    </w:p>
    <w:p w:rsidR="00931FCC" w:rsidRDefault="001A50C8" w:rsidP="00931FCC">
      <w:pPr>
        <w:rPr>
          <w:lang w:val="en-US"/>
        </w:rPr>
      </w:pPr>
      <w:r>
        <w:rPr>
          <w:lang w:val="en-US"/>
        </w:rPr>
        <w:t>The saliva filter is placed inside the hygienic stick. U</w:t>
      </w:r>
      <w:r w:rsidR="00931FCC">
        <w:rPr>
          <w:lang w:val="en-US"/>
        </w:rPr>
        <w:t>sually, no (or nearly no) saliva</w:t>
      </w:r>
      <w:r>
        <w:rPr>
          <w:lang w:val="en-US"/>
        </w:rPr>
        <w:t xml:space="preserve"> should enter the stick – but it strongly depends on the person using the mouthpiece</w:t>
      </w:r>
      <w:r w:rsidR="00931FCC">
        <w:rPr>
          <w:lang w:val="en-US"/>
        </w:rPr>
        <w:t xml:space="preserve"> and his/her condition</w:t>
      </w:r>
      <w:r>
        <w:rPr>
          <w:lang w:val="en-US"/>
        </w:rPr>
        <w:t xml:space="preserve">. If saliva enters the hygienic stick, the saliva filters prevents the moisture entering the inner parts of the </w:t>
      </w:r>
      <w:proofErr w:type="spellStart"/>
      <w:r>
        <w:rPr>
          <w:lang w:val="en-US"/>
        </w:rPr>
        <w:t>FlipMouse</w:t>
      </w:r>
      <w:proofErr w:type="spellEnd"/>
      <w:r>
        <w:rPr>
          <w:lang w:val="en-US"/>
        </w:rPr>
        <w:t xml:space="preserve"> (respectively the pressure sensor)</w:t>
      </w:r>
      <w:r w:rsidR="00931FCC">
        <w:rPr>
          <w:lang w:val="en-US"/>
        </w:rPr>
        <w:t>. The filter can be replaces as follows:</w:t>
      </w:r>
    </w:p>
    <w:p w:rsidR="001D6EDB" w:rsidRDefault="001D6EDB" w:rsidP="001A50C8">
      <w:pPr>
        <w:jc w:val="center"/>
        <w:rPr>
          <w:lang w:val="en-US"/>
        </w:rPr>
      </w:pPr>
    </w:p>
    <w:p w:rsidR="00FA1022" w:rsidRDefault="00FA1022" w:rsidP="001A50C8">
      <w:pPr>
        <w:jc w:val="center"/>
        <w:rPr>
          <w:lang w:val="en-US"/>
        </w:rPr>
      </w:pPr>
      <w:ins w:id="20" w:author="Benjamin A" w:date="2015-03-11T09:59:00Z">
        <w:r>
          <w:rPr>
            <w:noProof/>
          </w:rPr>
          <w:drawing>
            <wp:inline distT="0" distB="127000" distL="0" distR="0" wp14:anchorId="727BF641" wp14:editId="18A302B8">
              <wp:extent cx="3851910" cy="821055"/>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53"/>
                      <a:stretch>
                        <a:fillRect/>
                      </a:stretch>
                    </pic:blipFill>
                    <pic:spPr bwMode="auto">
                      <a:xfrm>
                        <a:off x="0" y="0"/>
                        <a:ext cx="3851910" cy="821055"/>
                      </a:xfrm>
                      <a:prstGeom prst="rect">
                        <a:avLst/>
                      </a:prstGeom>
                      <a:noFill/>
                      <a:ln w="9525">
                        <a:noFill/>
                        <a:miter lim="800000"/>
                        <a:headEnd/>
                        <a:tailEnd/>
                      </a:ln>
                    </pic:spPr>
                  </pic:pic>
                </a:graphicData>
              </a:graphic>
            </wp:inline>
          </w:drawing>
        </w:r>
      </w:ins>
    </w:p>
    <w:p w:rsidR="00FA1022" w:rsidRDefault="001A50C8" w:rsidP="001A50C8">
      <w:pPr>
        <w:jc w:val="center"/>
        <w:rPr>
          <w:sz w:val="18"/>
          <w:lang w:val="en-US"/>
        </w:rPr>
      </w:pPr>
      <w:r w:rsidRPr="001A50C8">
        <w:rPr>
          <w:sz w:val="18"/>
          <w:lang w:val="en-US"/>
        </w:rPr>
        <w:t>Removal of the saliva filter, using a normal screw to grab the filter</w:t>
      </w:r>
    </w:p>
    <w:p w:rsidR="001A50C8" w:rsidRPr="001A50C8" w:rsidRDefault="001A50C8" w:rsidP="001A50C8">
      <w:pPr>
        <w:jc w:val="center"/>
        <w:rPr>
          <w:sz w:val="18"/>
          <w:lang w:val="en-US"/>
        </w:rPr>
      </w:pPr>
    </w:p>
    <w:p w:rsidR="00FA1022" w:rsidRDefault="00FA1022" w:rsidP="001A50C8">
      <w:pPr>
        <w:jc w:val="center"/>
        <w:rPr>
          <w:lang w:val="en-US"/>
        </w:rPr>
      </w:pPr>
      <w:ins w:id="21" w:author="Benjamin A" w:date="2015-03-11T09:59:00Z">
        <w:r>
          <w:rPr>
            <w:noProof/>
          </w:rPr>
          <w:drawing>
            <wp:inline distT="0" distB="127000" distL="0" distR="0" wp14:anchorId="40ABFDEC" wp14:editId="21391F9A">
              <wp:extent cx="3851910" cy="58293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54"/>
                      <a:stretch>
                        <a:fillRect/>
                      </a:stretch>
                    </pic:blipFill>
                    <pic:spPr bwMode="auto">
                      <a:xfrm>
                        <a:off x="0" y="0"/>
                        <a:ext cx="3851910" cy="582930"/>
                      </a:xfrm>
                      <a:prstGeom prst="rect">
                        <a:avLst/>
                      </a:prstGeom>
                      <a:noFill/>
                      <a:ln w="9525">
                        <a:noFill/>
                        <a:miter lim="800000"/>
                        <a:headEnd/>
                        <a:tailEnd/>
                      </a:ln>
                    </pic:spPr>
                  </pic:pic>
                </a:graphicData>
              </a:graphic>
            </wp:inline>
          </w:drawing>
        </w:r>
      </w:ins>
    </w:p>
    <w:p w:rsidR="001A50C8" w:rsidRDefault="001A50C8" w:rsidP="001A50C8">
      <w:pPr>
        <w:jc w:val="center"/>
        <w:rPr>
          <w:sz w:val="18"/>
          <w:lang w:val="en-US"/>
        </w:rPr>
      </w:pPr>
      <w:r>
        <w:rPr>
          <w:sz w:val="18"/>
          <w:lang w:val="en-US"/>
        </w:rPr>
        <w:t>The removed filter</w:t>
      </w:r>
    </w:p>
    <w:p w:rsidR="001A50C8" w:rsidRDefault="001A50C8" w:rsidP="001A50C8">
      <w:pPr>
        <w:jc w:val="center"/>
        <w:rPr>
          <w:lang w:val="en-US"/>
        </w:rPr>
      </w:pPr>
    </w:p>
    <w:p w:rsidR="00FA1022" w:rsidRDefault="00FA1022" w:rsidP="001A50C8">
      <w:pPr>
        <w:jc w:val="center"/>
        <w:rPr>
          <w:lang w:val="en-US"/>
        </w:rPr>
      </w:pPr>
      <w:ins w:id="22" w:author="Benjamin A" w:date="2015-03-09T16:52:00Z">
        <w:r w:rsidRPr="007D13EF">
          <w:rPr>
            <w:rFonts w:cs="Arial"/>
            <w:bCs/>
            <w:noProof/>
          </w:rPr>
          <w:drawing>
            <wp:inline distT="0" distB="127000" distL="0" distR="0" wp14:anchorId="277E1AC2" wp14:editId="2BD546B7">
              <wp:extent cx="3851910" cy="612140"/>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55"/>
                      <a:stretch>
                        <a:fillRect/>
                      </a:stretch>
                    </pic:blipFill>
                    <pic:spPr bwMode="auto">
                      <a:xfrm>
                        <a:off x="0" y="0"/>
                        <a:ext cx="3851910" cy="612140"/>
                      </a:xfrm>
                      <a:prstGeom prst="rect">
                        <a:avLst/>
                      </a:prstGeom>
                      <a:noFill/>
                      <a:ln w="9525">
                        <a:noFill/>
                        <a:miter lim="800000"/>
                        <a:headEnd/>
                        <a:tailEnd/>
                      </a:ln>
                    </pic:spPr>
                  </pic:pic>
                </a:graphicData>
              </a:graphic>
            </wp:inline>
          </w:drawing>
        </w:r>
      </w:ins>
    </w:p>
    <w:p w:rsidR="00FA1022" w:rsidRPr="001A50C8" w:rsidRDefault="001A50C8" w:rsidP="001A50C8">
      <w:pPr>
        <w:jc w:val="center"/>
        <w:rPr>
          <w:sz w:val="18"/>
          <w:lang w:val="en-US"/>
        </w:rPr>
      </w:pPr>
      <w:r w:rsidRPr="001A50C8">
        <w:rPr>
          <w:sz w:val="18"/>
          <w:lang w:val="en-US"/>
        </w:rPr>
        <w:t>Inserting a new filter (pushing it back into the hygienic stick)</w:t>
      </w:r>
    </w:p>
    <w:p w:rsidR="00FA1022" w:rsidRPr="00FA1022" w:rsidRDefault="00FA1022" w:rsidP="001A50C8">
      <w:pPr>
        <w:jc w:val="center"/>
        <w:rPr>
          <w:lang w:val="en-GB"/>
        </w:rPr>
      </w:pPr>
    </w:p>
    <w:p w:rsidR="00FA1022" w:rsidRDefault="00FA1022" w:rsidP="004D0060">
      <w:pPr>
        <w:rPr>
          <w:lang w:val="en-US"/>
        </w:rPr>
      </w:pPr>
    </w:p>
    <w:p w:rsidR="00931FCC" w:rsidRPr="00C305C0" w:rsidRDefault="00931FCC" w:rsidP="00931FCC">
      <w:pPr>
        <w:pStyle w:val="berschrift4"/>
        <w:rPr>
          <w:lang w:val="en-US"/>
        </w:rPr>
      </w:pPr>
      <w:r>
        <w:rPr>
          <w:lang w:val="en-US"/>
        </w:rPr>
        <w:t>Disinfection of the mouthpiece/hygienic stick</w:t>
      </w:r>
      <w:r>
        <w:rPr>
          <w:lang w:val="en-US"/>
        </w:rPr>
        <w:t>:</w:t>
      </w:r>
    </w:p>
    <w:p w:rsidR="00FA1022" w:rsidRDefault="00931FCC" w:rsidP="00931FCC">
      <w:pPr>
        <w:rPr>
          <w:lang w:val="en-US"/>
        </w:rPr>
      </w:pPr>
      <w:r>
        <w:rPr>
          <w:lang w:val="en-US"/>
        </w:rPr>
        <w:t xml:space="preserve">To disinfect a mouthpiece, use boiling water. Place the hygienic stick (without </w:t>
      </w:r>
      <w:proofErr w:type="spellStart"/>
      <w:r>
        <w:rPr>
          <w:lang w:val="en-US"/>
        </w:rPr>
        <w:t>slaive</w:t>
      </w:r>
      <w:proofErr w:type="spellEnd"/>
      <w:r>
        <w:rPr>
          <w:lang w:val="en-US"/>
        </w:rPr>
        <w:t xml:space="preserve"> filter) in boiling water for at least five minutes. Then let the hygienic stick dry before the next application.</w:t>
      </w:r>
    </w:p>
    <w:p w:rsidR="00931FCC" w:rsidRDefault="00931FCC" w:rsidP="00931FCC">
      <w:pPr>
        <w:rPr>
          <w:lang w:val="en-US"/>
        </w:rPr>
      </w:pPr>
    </w:p>
    <w:p w:rsidR="00931FCC" w:rsidRPr="00C305C0" w:rsidRDefault="00931FCC" w:rsidP="00931FCC">
      <w:pPr>
        <w:pStyle w:val="berschrift4"/>
        <w:rPr>
          <w:lang w:val="en-US"/>
        </w:rPr>
      </w:pPr>
      <w:r>
        <w:rPr>
          <w:lang w:val="en-US"/>
        </w:rPr>
        <w:t>Ordering replacement sticks and filters</w:t>
      </w:r>
      <w:r>
        <w:rPr>
          <w:lang w:val="en-US"/>
        </w:rPr>
        <w:t>:</w:t>
      </w:r>
    </w:p>
    <w:p w:rsidR="00931FCC" w:rsidRDefault="00931FCC" w:rsidP="00931FCC">
      <w:pPr>
        <w:rPr>
          <w:lang w:val="en-US"/>
        </w:rPr>
      </w:pPr>
      <w:r>
        <w:rPr>
          <w:lang w:val="en-US"/>
        </w:rPr>
        <w:t xml:space="preserve">Saliva filters and hygienic sticks can be directly ordered from the </w:t>
      </w:r>
      <w:proofErr w:type="spellStart"/>
      <w:r>
        <w:rPr>
          <w:lang w:val="en-US"/>
        </w:rPr>
        <w:t>Quadjoy</w:t>
      </w:r>
      <w:proofErr w:type="spellEnd"/>
      <w:r>
        <w:rPr>
          <w:lang w:val="en-US"/>
        </w:rPr>
        <w:t xml:space="preserve"> online shop: </w:t>
      </w:r>
      <w:hyperlink r:id="rId56" w:history="1">
        <w:r w:rsidRPr="004E437D">
          <w:rPr>
            <w:rStyle w:val="Hyperlink"/>
            <w:lang w:val="en-US"/>
          </w:rPr>
          <w:t>https://quadjoy.com/shop</w:t>
        </w:r>
      </w:hyperlink>
      <w:r>
        <w:rPr>
          <w:lang w:val="en-US"/>
        </w:rPr>
        <w:t xml:space="preserve">. </w:t>
      </w:r>
      <w:r>
        <w:rPr>
          <w:lang w:val="en-US"/>
        </w:rPr>
        <w:t xml:space="preserve">We </w:t>
      </w:r>
      <w:r>
        <w:rPr>
          <w:lang w:val="en-US"/>
        </w:rPr>
        <w:t>would like</w:t>
      </w:r>
      <w:r>
        <w:rPr>
          <w:lang w:val="en-US"/>
        </w:rPr>
        <w:t xml:space="preserve"> to thank Bill and Debra Street for letting us use their </w:t>
      </w:r>
      <w:proofErr w:type="spellStart"/>
      <w:r>
        <w:rPr>
          <w:lang w:val="en-US"/>
        </w:rPr>
        <w:t>Quadjoy</w:t>
      </w:r>
      <w:proofErr w:type="spellEnd"/>
      <w:r>
        <w:rPr>
          <w:lang w:val="en-US"/>
        </w:rPr>
        <w:t xml:space="preserve"> hygienic stick together with our </w:t>
      </w:r>
      <w:proofErr w:type="spellStart"/>
      <w:r>
        <w:rPr>
          <w:lang w:val="en-US"/>
        </w:rPr>
        <w:t>FlipMouse</w:t>
      </w:r>
      <w:proofErr w:type="spellEnd"/>
      <w:r>
        <w:rPr>
          <w:lang w:val="en-US"/>
        </w:rPr>
        <w:t xml:space="preserve"> device – you guys are </w:t>
      </w:r>
      <w:proofErr w:type="gramStart"/>
      <w:r>
        <w:rPr>
          <w:lang w:val="en-US"/>
        </w:rPr>
        <w:t>great !!</w:t>
      </w:r>
      <w:proofErr w:type="gramEnd"/>
    </w:p>
    <w:p w:rsidR="00F81A82" w:rsidRPr="00C305C0" w:rsidRDefault="00F81A82" w:rsidP="00CB54FA">
      <w:pPr>
        <w:rPr>
          <w:lang w:val="en-US"/>
        </w:rPr>
      </w:pPr>
      <w:r w:rsidRPr="00C305C0">
        <w:rPr>
          <w:lang w:val="en-US"/>
        </w:rPr>
        <w:br w:type="page"/>
      </w:r>
    </w:p>
    <w:p w:rsidR="00F81A82" w:rsidRPr="00C305C0" w:rsidRDefault="00F81A82" w:rsidP="00F81A82">
      <w:pPr>
        <w:pStyle w:val="berschrift1"/>
        <w:rPr>
          <w:lang w:val="en-US"/>
        </w:rPr>
      </w:pPr>
      <w:bookmarkStart w:id="23" w:name="_Toc415516905"/>
      <w:r w:rsidRPr="00C305C0">
        <w:rPr>
          <w:lang w:val="en-US"/>
        </w:rPr>
        <w:lastRenderedPageBreak/>
        <w:t>Index</w:t>
      </w:r>
      <w:bookmarkEnd w:id="23"/>
    </w:p>
    <w:p w:rsidR="00931FCC" w:rsidRDefault="00DB53DC" w:rsidP="00646594">
      <w:pPr>
        <w:tabs>
          <w:tab w:val="num" w:pos="720"/>
        </w:tabs>
        <w:rPr>
          <w:noProof/>
          <w:lang w:val="en-US"/>
        </w:rPr>
        <w:sectPr w:rsidR="00931FCC" w:rsidSect="00931FCC">
          <w:type w:val="continuous"/>
          <w:pgSz w:w="11906" w:h="16838"/>
          <w:pgMar w:top="2552" w:right="1134" w:bottom="1134" w:left="1134" w:header="0" w:footer="709" w:gutter="0"/>
          <w:cols w:space="708"/>
          <w:docGrid w:linePitch="360"/>
        </w:sectPr>
      </w:pPr>
      <w:r w:rsidRPr="00C305C0">
        <w:rPr>
          <w:lang w:val="en-US"/>
        </w:rPr>
        <w:fldChar w:fldCharType="begin"/>
      </w:r>
      <w:r w:rsidRPr="00C305C0">
        <w:rPr>
          <w:lang w:val="en-US"/>
        </w:rPr>
        <w:instrText xml:space="preserve"> INDEX \c "2" \z "1033" </w:instrText>
      </w:r>
      <w:r w:rsidRPr="00C305C0">
        <w:rPr>
          <w:lang w:val="en-US"/>
        </w:rPr>
        <w:fldChar w:fldCharType="separate"/>
      </w:r>
    </w:p>
    <w:p w:rsidR="00931FCC" w:rsidRDefault="00931FCC">
      <w:pPr>
        <w:pStyle w:val="Index1"/>
        <w:tabs>
          <w:tab w:val="right" w:pos="4449"/>
        </w:tabs>
        <w:rPr>
          <w:noProof/>
          <w:lang w:val="en-US"/>
        </w:rPr>
      </w:pPr>
      <w:r w:rsidRPr="00AD50F5">
        <w:rPr>
          <w:noProof/>
          <w:lang w:val="en-US"/>
        </w:rPr>
        <w:lastRenderedPageBreak/>
        <w:t>Activity Log</w:t>
      </w:r>
      <w:r>
        <w:rPr>
          <w:noProof/>
          <w:lang w:val="en-US"/>
        </w:rPr>
        <w:t xml:space="preserve">  10, 11, 13, 14, 17</w:t>
      </w:r>
    </w:p>
    <w:p w:rsidR="00931FCC" w:rsidRDefault="00931FCC">
      <w:pPr>
        <w:pStyle w:val="Index1"/>
        <w:tabs>
          <w:tab w:val="right" w:pos="4449"/>
        </w:tabs>
        <w:rPr>
          <w:noProof/>
          <w:lang w:val="en-US"/>
        </w:rPr>
      </w:pPr>
      <w:r w:rsidRPr="00AD50F5">
        <w:rPr>
          <w:noProof/>
          <w:lang w:val="en-US"/>
        </w:rPr>
        <w:t>Calibrate</w:t>
      </w:r>
      <w:r>
        <w:rPr>
          <w:noProof/>
          <w:lang w:val="en-US"/>
        </w:rPr>
        <w:t xml:space="preserve">  15, 16, 23</w:t>
      </w:r>
    </w:p>
    <w:p w:rsidR="00931FCC" w:rsidRDefault="00931FCC">
      <w:pPr>
        <w:pStyle w:val="Index1"/>
        <w:tabs>
          <w:tab w:val="right" w:pos="4449"/>
        </w:tabs>
        <w:rPr>
          <w:noProof/>
          <w:lang w:val="en-US"/>
        </w:rPr>
      </w:pPr>
      <w:r w:rsidRPr="00AD50F5">
        <w:rPr>
          <w:noProof/>
          <w:lang w:val="en-US"/>
        </w:rPr>
        <w:t>Cursor</w:t>
      </w:r>
      <w:r>
        <w:rPr>
          <w:noProof/>
          <w:lang w:val="en-US"/>
        </w:rPr>
        <w:t xml:space="preserve">  15, 16</w:t>
      </w:r>
    </w:p>
    <w:p w:rsidR="00931FCC" w:rsidRDefault="00931FCC">
      <w:pPr>
        <w:pStyle w:val="Index1"/>
        <w:tabs>
          <w:tab w:val="right" w:pos="4449"/>
        </w:tabs>
        <w:rPr>
          <w:noProof/>
          <w:lang w:val="en-US"/>
        </w:rPr>
      </w:pPr>
      <w:r w:rsidRPr="00AD50F5">
        <w:rPr>
          <w:noProof/>
          <w:lang w:val="en-US"/>
        </w:rPr>
        <w:t>Deadzone</w:t>
      </w:r>
      <w:r>
        <w:rPr>
          <w:noProof/>
          <w:lang w:val="en-US"/>
        </w:rPr>
        <w:t xml:space="preserve">  15</w:t>
      </w:r>
    </w:p>
    <w:p w:rsidR="00931FCC" w:rsidRDefault="00931FCC">
      <w:pPr>
        <w:pStyle w:val="Index1"/>
        <w:tabs>
          <w:tab w:val="right" w:pos="4449"/>
        </w:tabs>
        <w:rPr>
          <w:noProof/>
          <w:lang w:val="en-US"/>
        </w:rPr>
      </w:pPr>
      <w:r w:rsidRPr="00AD50F5">
        <w:rPr>
          <w:noProof/>
          <w:lang w:val="en-US"/>
        </w:rPr>
        <w:t>Keycodes</w:t>
      </w:r>
      <w:r>
        <w:rPr>
          <w:noProof/>
          <w:lang w:val="en-US"/>
        </w:rPr>
        <w:t xml:space="preserve">  19</w:t>
      </w:r>
    </w:p>
    <w:p w:rsidR="00931FCC" w:rsidRDefault="00931FCC">
      <w:pPr>
        <w:pStyle w:val="Index1"/>
        <w:tabs>
          <w:tab w:val="right" w:pos="4449"/>
        </w:tabs>
        <w:rPr>
          <w:noProof/>
          <w:lang w:val="en-US"/>
        </w:rPr>
      </w:pPr>
      <w:r w:rsidRPr="00AD50F5">
        <w:rPr>
          <w:noProof/>
          <w:lang w:val="en-US"/>
        </w:rPr>
        <w:lastRenderedPageBreak/>
        <w:t>Load</w:t>
      </w:r>
      <w:r>
        <w:rPr>
          <w:noProof/>
          <w:lang w:val="en-US"/>
        </w:rPr>
        <w:t xml:space="preserve">  12, 13, 14</w:t>
      </w:r>
    </w:p>
    <w:p w:rsidR="00931FCC" w:rsidRDefault="00931FCC">
      <w:pPr>
        <w:pStyle w:val="Index1"/>
        <w:tabs>
          <w:tab w:val="right" w:pos="4449"/>
        </w:tabs>
        <w:rPr>
          <w:noProof/>
          <w:lang w:val="en-US"/>
        </w:rPr>
      </w:pPr>
      <w:r w:rsidRPr="00AD50F5">
        <w:rPr>
          <w:noProof/>
          <w:lang w:val="en-US"/>
        </w:rPr>
        <w:t>Port Status</w:t>
      </w:r>
      <w:r>
        <w:rPr>
          <w:noProof/>
          <w:lang w:val="en-US"/>
        </w:rPr>
        <w:t xml:space="preserve">  10</w:t>
      </w:r>
    </w:p>
    <w:p w:rsidR="00931FCC" w:rsidRDefault="00931FCC">
      <w:pPr>
        <w:pStyle w:val="Index1"/>
        <w:tabs>
          <w:tab w:val="right" w:pos="4449"/>
        </w:tabs>
        <w:rPr>
          <w:noProof/>
          <w:lang w:val="en-US"/>
        </w:rPr>
      </w:pPr>
      <w:r w:rsidRPr="00AD50F5">
        <w:rPr>
          <w:noProof/>
          <w:lang w:val="en-US"/>
        </w:rPr>
        <w:t>Sensor</w:t>
      </w:r>
      <w:r>
        <w:rPr>
          <w:noProof/>
          <w:lang w:val="en-US"/>
        </w:rPr>
        <w:t xml:space="preserve">  24, 26, 27</w:t>
      </w:r>
    </w:p>
    <w:p w:rsidR="00931FCC" w:rsidRDefault="00931FCC">
      <w:pPr>
        <w:pStyle w:val="Index1"/>
        <w:tabs>
          <w:tab w:val="right" w:pos="4449"/>
        </w:tabs>
        <w:rPr>
          <w:noProof/>
          <w:lang w:val="en-US"/>
        </w:rPr>
      </w:pPr>
      <w:r w:rsidRPr="00AD50F5">
        <w:rPr>
          <w:noProof/>
          <w:lang w:val="en-US"/>
        </w:rPr>
        <w:t>Slots</w:t>
      </w:r>
      <w:r>
        <w:rPr>
          <w:noProof/>
          <w:lang w:val="en-US"/>
        </w:rPr>
        <w:t xml:space="preserve">  14, 23</w:t>
      </w:r>
    </w:p>
    <w:p w:rsidR="00931FCC" w:rsidRDefault="00931FCC">
      <w:pPr>
        <w:pStyle w:val="Index1"/>
        <w:tabs>
          <w:tab w:val="right" w:pos="4449"/>
        </w:tabs>
        <w:rPr>
          <w:noProof/>
          <w:lang w:val="en-US"/>
        </w:rPr>
      </w:pPr>
      <w:r w:rsidRPr="00AD50F5">
        <w:rPr>
          <w:noProof/>
          <w:lang w:val="en-US"/>
        </w:rPr>
        <w:t>Speed</w:t>
      </w:r>
      <w:r>
        <w:rPr>
          <w:noProof/>
          <w:lang w:val="en-US"/>
        </w:rPr>
        <w:t xml:space="preserve">  15, 16, 21</w:t>
      </w:r>
    </w:p>
    <w:p w:rsidR="00931FCC" w:rsidRDefault="00931FCC" w:rsidP="00646594">
      <w:pPr>
        <w:tabs>
          <w:tab w:val="num" w:pos="720"/>
        </w:tabs>
        <w:rPr>
          <w:noProof/>
          <w:lang w:val="en-US"/>
        </w:rPr>
        <w:sectPr w:rsidR="00931FCC" w:rsidSect="00931FCC">
          <w:type w:val="continuous"/>
          <w:pgSz w:w="11906" w:h="16838"/>
          <w:pgMar w:top="2552" w:right="1134" w:bottom="1134" w:left="1134" w:header="0" w:footer="709" w:gutter="0"/>
          <w:cols w:num="2" w:space="720"/>
          <w:docGrid w:linePitch="360"/>
        </w:sectPr>
      </w:pPr>
    </w:p>
    <w:p w:rsidR="007E7CDB" w:rsidRPr="00C305C0" w:rsidRDefault="00DB53DC" w:rsidP="00646594">
      <w:pPr>
        <w:tabs>
          <w:tab w:val="num" w:pos="720"/>
        </w:tabs>
        <w:rPr>
          <w:lang w:val="en-US"/>
        </w:rPr>
      </w:pPr>
      <w:r w:rsidRPr="00C305C0">
        <w:rPr>
          <w:lang w:val="en-US"/>
        </w:rPr>
        <w:lastRenderedPageBreak/>
        <w:fldChar w:fldCharType="end"/>
      </w:r>
    </w:p>
    <w:sectPr w:rsidR="007E7CDB" w:rsidRPr="00C305C0" w:rsidSect="00931FCC">
      <w:type w:val="continuous"/>
      <w:pgSz w:w="11906" w:h="16838"/>
      <w:pgMar w:top="2552" w:right="1134" w:bottom="1134" w:left="1134" w:header="0"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4BD4" w:rsidRDefault="00304BD4">
      <w:r>
        <w:separator/>
      </w:r>
    </w:p>
  </w:endnote>
  <w:endnote w:type="continuationSeparator" w:id="0">
    <w:p w:rsidR="00304BD4" w:rsidRDefault="00304B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1022" w:rsidRDefault="00FA1022" w:rsidP="007D3DAB">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rsidR="00FA1022" w:rsidRDefault="00FA1022" w:rsidP="00FD5FD9">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1022" w:rsidRDefault="00FA1022" w:rsidP="00B13163">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931FCC">
      <w:rPr>
        <w:rStyle w:val="Seitenzahl"/>
        <w:noProof/>
      </w:rPr>
      <w:t>23</w:t>
    </w:r>
    <w:r>
      <w:rPr>
        <w:rStyle w:val="Seitenzahl"/>
      </w:rPr>
      <w:fldChar w:fldCharType="end"/>
    </w:r>
  </w:p>
  <w:p w:rsidR="00FA1022" w:rsidRDefault="00FA1022" w:rsidP="00FD5FD9">
    <w:pPr>
      <w:pStyle w:val="Fuzeile"/>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4BD4" w:rsidRDefault="00304BD4">
      <w:r>
        <w:separator/>
      </w:r>
    </w:p>
  </w:footnote>
  <w:footnote w:type="continuationSeparator" w:id="0">
    <w:p w:rsidR="00304BD4" w:rsidRDefault="00304B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1022" w:rsidRDefault="00FA1022">
    <w:r>
      <w:rPr>
        <w:noProof/>
      </w:rPr>
      <w:drawing>
        <wp:anchor distT="0" distB="0" distL="114300" distR="114300" simplePos="0" relativeHeight="251657728" behindDoc="0" locked="0" layoutInCell="1" allowOverlap="1" wp14:anchorId="47D8E52E" wp14:editId="66DCE56F">
          <wp:simplePos x="0" y="0"/>
          <wp:positionH relativeFrom="column">
            <wp:posOffset>-717550</wp:posOffset>
          </wp:positionH>
          <wp:positionV relativeFrom="paragraph">
            <wp:posOffset>1905</wp:posOffset>
          </wp:positionV>
          <wp:extent cx="7560310" cy="10692130"/>
          <wp:effectExtent l="0" t="0" r="2540" b="0"/>
          <wp:wrapNone/>
          <wp:docPr id="13" name="Bild 13" descr="NEUTRAL3_250_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UTRAL3_250_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310" cy="1069213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1022" w:rsidRDefault="00FA1022">
    <w:r w:rsidRPr="003309E1">
      <w:rPr>
        <w:noProof/>
      </w:rPr>
      <w:drawing>
        <wp:anchor distT="0" distB="0" distL="114300" distR="114300" simplePos="0" relativeHeight="251659776" behindDoc="0" locked="0" layoutInCell="1" allowOverlap="1" wp14:anchorId="46BE6B6C" wp14:editId="122BD977">
          <wp:simplePos x="0" y="0"/>
          <wp:positionH relativeFrom="column">
            <wp:posOffset>12700</wp:posOffset>
          </wp:positionH>
          <wp:positionV relativeFrom="paragraph">
            <wp:posOffset>476250</wp:posOffset>
          </wp:positionV>
          <wp:extent cx="1505563" cy="933450"/>
          <wp:effectExtent l="0" t="0" r="0" b="0"/>
          <wp:wrapNone/>
          <wp:docPr id="378"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505563" cy="9334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6704" behindDoc="0" locked="0" layoutInCell="1" allowOverlap="1" wp14:anchorId="37426BCB" wp14:editId="0A2E221E">
          <wp:simplePos x="0" y="0"/>
          <wp:positionH relativeFrom="column">
            <wp:posOffset>4142740</wp:posOffset>
          </wp:positionH>
          <wp:positionV relativeFrom="paragraph">
            <wp:posOffset>213995</wp:posOffset>
          </wp:positionV>
          <wp:extent cx="2162810" cy="971550"/>
          <wp:effectExtent l="0" t="0" r="8890" b="0"/>
          <wp:wrapNone/>
          <wp:docPr id="379" name="Bild 6" descr="Logo F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FTW"/>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162810" cy="9715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17FD8"/>
    <w:multiLevelType w:val="multilevel"/>
    <w:tmpl w:val="9A820EB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A1E5247"/>
    <w:multiLevelType w:val="hybridMultilevel"/>
    <w:tmpl w:val="67FCA854"/>
    <w:lvl w:ilvl="0" w:tplc="3DCC26DC">
      <w:start w:val="1"/>
      <w:numFmt w:val="bullet"/>
      <w:lvlText w:val=""/>
      <w:lvlJc w:val="left"/>
      <w:pPr>
        <w:tabs>
          <w:tab w:val="num" w:pos="720"/>
        </w:tabs>
        <w:ind w:left="720" w:hanging="360"/>
      </w:pPr>
      <w:rPr>
        <w:rFonts w:ascii="Wingdings" w:hAnsi="Wingdings" w:hint="default"/>
      </w:rPr>
    </w:lvl>
    <w:lvl w:ilvl="1" w:tplc="3230B6B4" w:tentative="1">
      <w:start w:val="1"/>
      <w:numFmt w:val="bullet"/>
      <w:lvlText w:val=""/>
      <w:lvlJc w:val="left"/>
      <w:pPr>
        <w:tabs>
          <w:tab w:val="num" w:pos="1440"/>
        </w:tabs>
        <w:ind w:left="1440" w:hanging="360"/>
      </w:pPr>
      <w:rPr>
        <w:rFonts w:ascii="Wingdings" w:hAnsi="Wingdings" w:hint="default"/>
      </w:rPr>
    </w:lvl>
    <w:lvl w:ilvl="2" w:tplc="C6683354" w:tentative="1">
      <w:start w:val="1"/>
      <w:numFmt w:val="bullet"/>
      <w:lvlText w:val=""/>
      <w:lvlJc w:val="left"/>
      <w:pPr>
        <w:tabs>
          <w:tab w:val="num" w:pos="2160"/>
        </w:tabs>
        <w:ind w:left="2160" w:hanging="360"/>
      </w:pPr>
      <w:rPr>
        <w:rFonts w:ascii="Wingdings" w:hAnsi="Wingdings" w:hint="default"/>
      </w:rPr>
    </w:lvl>
    <w:lvl w:ilvl="3" w:tplc="7BFE4A54" w:tentative="1">
      <w:start w:val="1"/>
      <w:numFmt w:val="bullet"/>
      <w:lvlText w:val=""/>
      <w:lvlJc w:val="left"/>
      <w:pPr>
        <w:tabs>
          <w:tab w:val="num" w:pos="2880"/>
        </w:tabs>
        <w:ind w:left="2880" w:hanging="360"/>
      </w:pPr>
      <w:rPr>
        <w:rFonts w:ascii="Wingdings" w:hAnsi="Wingdings" w:hint="default"/>
      </w:rPr>
    </w:lvl>
    <w:lvl w:ilvl="4" w:tplc="CBFE63A6" w:tentative="1">
      <w:start w:val="1"/>
      <w:numFmt w:val="bullet"/>
      <w:lvlText w:val=""/>
      <w:lvlJc w:val="left"/>
      <w:pPr>
        <w:tabs>
          <w:tab w:val="num" w:pos="3600"/>
        </w:tabs>
        <w:ind w:left="3600" w:hanging="360"/>
      </w:pPr>
      <w:rPr>
        <w:rFonts w:ascii="Wingdings" w:hAnsi="Wingdings" w:hint="default"/>
      </w:rPr>
    </w:lvl>
    <w:lvl w:ilvl="5" w:tplc="63B0BA06" w:tentative="1">
      <w:start w:val="1"/>
      <w:numFmt w:val="bullet"/>
      <w:lvlText w:val=""/>
      <w:lvlJc w:val="left"/>
      <w:pPr>
        <w:tabs>
          <w:tab w:val="num" w:pos="4320"/>
        </w:tabs>
        <w:ind w:left="4320" w:hanging="360"/>
      </w:pPr>
      <w:rPr>
        <w:rFonts w:ascii="Wingdings" w:hAnsi="Wingdings" w:hint="default"/>
      </w:rPr>
    </w:lvl>
    <w:lvl w:ilvl="6" w:tplc="EE3AB4E0" w:tentative="1">
      <w:start w:val="1"/>
      <w:numFmt w:val="bullet"/>
      <w:lvlText w:val=""/>
      <w:lvlJc w:val="left"/>
      <w:pPr>
        <w:tabs>
          <w:tab w:val="num" w:pos="5040"/>
        </w:tabs>
        <w:ind w:left="5040" w:hanging="360"/>
      </w:pPr>
      <w:rPr>
        <w:rFonts w:ascii="Wingdings" w:hAnsi="Wingdings" w:hint="default"/>
      </w:rPr>
    </w:lvl>
    <w:lvl w:ilvl="7" w:tplc="8AD82560" w:tentative="1">
      <w:start w:val="1"/>
      <w:numFmt w:val="bullet"/>
      <w:lvlText w:val=""/>
      <w:lvlJc w:val="left"/>
      <w:pPr>
        <w:tabs>
          <w:tab w:val="num" w:pos="5760"/>
        </w:tabs>
        <w:ind w:left="5760" w:hanging="360"/>
      </w:pPr>
      <w:rPr>
        <w:rFonts w:ascii="Wingdings" w:hAnsi="Wingdings" w:hint="default"/>
      </w:rPr>
    </w:lvl>
    <w:lvl w:ilvl="8" w:tplc="2850CF66" w:tentative="1">
      <w:start w:val="1"/>
      <w:numFmt w:val="bullet"/>
      <w:lvlText w:val=""/>
      <w:lvlJc w:val="left"/>
      <w:pPr>
        <w:tabs>
          <w:tab w:val="num" w:pos="6480"/>
        </w:tabs>
        <w:ind w:left="6480" w:hanging="360"/>
      </w:pPr>
      <w:rPr>
        <w:rFonts w:ascii="Wingdings" w:hAnsi="Wingdings" w:hint="default"/>
      </w:rPr>
    </w:lvl>
  </w:abstractNum>
  <w:abstractNum w:abstractNumId="2">
    <w:nsid w:val="0B4C15BB"/>
    <w:multiLevelType w:val="hybridMultilevel"/>
    <w:tmpl w:val="D2408244"/>
    <w:lvl w:ilvl="0" w:tplc="EC564BB2">
      <w:start w:val="1"/>
      <w:numFmt w:val="bullet"/>
      <w:lvlText w:val=""/>
      <w:lvlJc w:val="left"/>
      <w:pPr>
        <w:tabs>
          <w:tab w:val="num" w:pos="720"/>
        </w:tabs>
        <w:ind w:left="720" w:hanging="360"/>
      </w:pPr>
      <w:rPr>
        <w:rFonts w:ascii="Wingdings" w:hAnsi="Wingdings" w:hint="default"/>
      </w:rPr>
    </w:lvl>
    <w:lvl w:ilvl="1" w:tplc="709A6286" w:tentative="1">
      <w:start w:val="1"/>
      <w:numFmt w:val="bullet"/>
      <w:lvlText w:val=""/>
      <w:lvlJc w:val="left"/>
      <w:pPr>
        <w:tabs>
          <w:tab w:val="num" w:pos="1440"/>
        </w:tabs>
        <w:ind w:left="1440" w:hanging="360"/>
      </w:pPr>
      <w:rPr>
        <w:rFonts w:ascii="Wingdings" w:hAnsi="Wingdings" w:hint="default"/>
      </w:rPr>
    </w:lvl>
    <w:lvl w:ilvl="2" w:tplc="1DD854B6" w:tentative="1">
      <w:start w:val="1"/>
      <w:numFmt w:val="bullet"/>
      <w:lvlText w:val=""/>
      <w:lvlJc w:val="left"/>
      <w:pPr>
        <w:tabs>
          <w:tab w:val="num" w:pos="2160"/>
        </w:tabs>
        <w:ind w:left="2160" w:hanging="360"/>
      </w:pPr>
      <w:rPr>
        <w:rFonts w:ascii="Wingdings" w:hAnsi="Wingdings" w:hint="default"/>
      </w:rPr>
    </w:lvl>
    <w:lvl w:ilvl="3" w:tplc="494C59B2" w:tentative="1">
      <w:start w:val="1"/>
      <w:numFmt w:val="bullet"/>
      <w:lvlText w:val=""/>
      <w:lvlJc w:val="left"/>
      <w:pPr>
        <w:tabs>
          <w:tab w:val="num" w:pos="2880"/>
        </w:tabs>
        <w:ind w:left="2880" w:hanging="360"/>
      </w:pPr>
      <w:rPr>
        <w:rFonts w:ascii="Wingdings" w:hAnsi="Wingdings" w:hint="default"/>
      </w:rPr>
    </w:lvl>
    <w:lvl w:ilvl="4" w:tplc="9D786F44" w:tentative="1">
      <w:start w:val="1"/>
      <w:numFmt w:val="bullet"/>
      <w:lvlText w:val=""/>
      <w:lvlJc w:val="left"/>
      <w:pPr>
        <w:tabs>
          <w:tab w:val="num" w:pos="3600"/>
        </w:tabs>
        <w:ind w:left="3600" w:hanging="360"/>
      </w:pPr>
      <w:rPr>
        <w:rFonts w:ascii="Wingdings" w:hAnsi="Wingdings" w:hint="default"/>
      </w:rPr>
    </w:lvl>
    <w:lvl w:ilvl="5" w:tplc="13CE34C4" w:tentative="1">
      <w:start w:val="1"/>
      <w:numFmt w:val="bullet"/>
      <w:lvlText w:val=""/>
      <w:lvlJc w:val="left"/>
      <w:pPr>
        <w:tabs>
          <w:tab w:val="num" w:pos="4320"/>
        </w:tabs>
        <w:ind w:left="4320" w:hanging="360"/>
      </w:pPr>
      <w:rPr>
        <w:rFonts w:ascii="Wingdings" w:hAnsi="Wingdings" w:hint="default"/>
      </w:rPr>
    </w:lvl>
    <w:lvl w:ilvl="6" w:tplc="95904868" w:tentative="1">
      <w:start w:val="1"/>
      <w:numFmt w:val="bullet"/>
      <w:lvlText w:val=""/>
      <w:lvlJc w:val="left"/>
      <w:pPr>
        <w:tabs>
          <w:tab w:val="num" w:pos="5040"/>
        </w:tabs>
        <w:ind w:left="5040" w:hanging="360"/>
      </w:pPr>
      <w:rPr>
        <w:rFonts w:ascii="Wingdings" w:hAnsi="Wingdings" w:hint="default"/>
      </w:rPr>
    </w:lvl>
    <w:lvl w:ilvl="7" w:tplc="34C6ECD4" w:tentative="1">
      <w:start w:val="1"/>
      <w:numFmt w:val="bullet"/>
      <w:lvlText w:val=""/>
      <w:lvlJc w:val="left"/>
      <w:pPr>
        <w:tabs>
          <w:tab w:val="num" w:pos="5760"/>
        </w:tabs>
        <w:ind w:left="5760" w:hanging="360"/>
      </w:pPr>
      <w:rPr>
        <w:rFonts w:ascii="Wingdings" w:hAnsi="Wingdings" w:hint="default"/>
      </w:rPr>
    </w:lvl>
    <w:lvl w:ilvl="8" w:tplc="339EC24A" w:tentative="1">
      <w:start w:val="1"/>
      <w:numFmt w:val="bullet"/>
      <w:lvlText w:val=""/>
      <w:lvlJc w:val="left"/>
      <w:pPr>
        <w:tabs>
          <w:tab w:val="num" w:pos="6480"/>
        </w:tabs>
        <w:ind w:left="6480" w:hanging="360"/>
      </w:pPr>
      <w:rPr>
        <w:rFonts w:ascii="Wingdings" w:hAnsi="Wingdings" w:hint="default"/>
      </w:rPr>
    </w:lvl>
  </w:abstractNum>
  <w:abstractNum w:abstractNumId="3">
    <w:nsid w:val="0BD6490F"/>
    <w:multiLevelType w:val="hybridMultilevel"/>
    <w:tmpl w:val="82F201BE"/>
    <w:lvl w:ilvl="0" w:tplc="40CC54F8">
      <w:start w:val="1"/>
      <w:numFmt w:val="bullet"/>
      <w:pStyle w:val="FormatvorlageAufzhlungen1"/>
      <w:lvlText w:val=""/>
      <w:lvlJc w:val="left"/>
      <w:pPr>
        <w:tabs>
          <w:tab w:val="num" w:pos="227"/>
        </w:tabs>
        <w:ind w:left="227" w:hanging="227"/>
      </w:pPr>
      <w:rPr>
        <w:rFonts w:ascii="Wingdings" w:hAnsi="Wingdings" w:hint="default"/>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nsid w:val="0CAD6B5F"/>
    <w:multiLevelType w:val="hybridMultilevel"/>
    <w:tmpl w:val="B984AB22"/>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14DD2784"/>
    <w:multiLevelType w:val="hybridMultilevel"/>
    <w:tmpl w:val="D07A670C"/>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D64952"/>
    <w:multiLevelType w:val="hybridMultilevel"/>
    <w:tmpl w:val="3E12CA02"/>
    <w:lvl w:ilvl="0" w:tplc="677EABC8">
      <w:start w:val="1"/>
      <w:numFmt w:val="bullet"/>
      <w:lvlText w:val=""/>
      <w:lvlJc w:val="left"/>
      <w:pPr>
        <w:tabs>
          <w:tab w:val="num" w:pos="720"/>
        </w:tabs>
        <w:ind w:left="720" w:hanging="360"/>
      </w:pPr>
      <w:rPr>
        <w:rFonts w:ascii="Wingdings" w:hAnsi="Wingdings" w:hint="default"/>
      </w:rPr>
    </w:lvl>
    <w:lvl w:ilvl="1" w:tplc="9468D018" w:tentative="1">
      <w:start w:val="1"/>
      <w:numFmt w:val="bullet"/>
      <w:lvlText w:val=""/>
      <w:lvlJc w:val="left"/>
      <w:pPr>
        <w:tabs>
          <w:tab w:val="num" w:pos="1440"/>
        </w:tabs>
        <w:ind w:left="1440" w:hanging="360"/>
      </w:pPr>
      <w:rPr>
        <w:rFonts w:ascii="Wingdings" w:hAnsi="Wingdings" w:hint="default"/>
      </w:rPr>
    </w:lvl>
    <w:lvl w:ilvl="2" w:tplc="BE265860" w:tentative="1">
      <w:start w:val="1"/>
      <w:numFmt w:val="bullet"/>
      <w:lvlText w:val=""/>
      <w:lvlJc w:val="left"/>
      <w:pPr>
        <w:tabs>
          <w:tab w:val="num" w:pos="2160"/>
        </w:tabs>
        <w:ind w:left="2160" w:hanging="360"/>
      </w:pPr>
      <w:rPr>
        <w:rFonts w:ascii="Wingdings" w:hAnsi="Wingdings" w:hint="default"/>
      </w:rPr>
    </w:lvl>
    <w:lvl w:ilvl="3" w:tplc="C0C26C36" w:tentative="1">
      <w:start w:val="1"/>
      <w:numFmt w:val="bullet"/>
      <w:lvlText w:val=""/>
      <w:lvlJc w:val="left"/>
      <w:pPr>
        <w:tabs>
          <w:tab w:val="num" w:pos="2880"/>
        </w:tabs>
        <w:ind w:left="2880" w:hanging="360"/>
      </w:pPr>
      <w:rPr>
        <w:rFonts w:ascii="Wingdings" w:hAnsi="Wingdings" w:hint="default"/>
      </w:rPr>
    </w:lvl>
    <w:lvl w:ilvl="4" w:tplc="D1600CD0" w:tentative="1">
      <w:start w:val="1"/>
      <w:numFmt w:val="bullet"/>
      <w:lvlText w:val=""/>
      <w:lvlJc w:val="left"/>
      <w:pPr>
        <w:tabs>
          <w:tab w:val="num" w:pos="3600"/>
        </w:tabs>
        <w:ind w:left="3600" w:hanging="360"/>
      </w:pPr>
      <w:rPr>
        <w:rFonts w:ascii="Wingdings" w:hAnsi="Wingdings" w:hint="default"/>
      </w:rPr>
    </w:lvl>
    <w:lvl w:ilvl="5" w:tplc="D0E20BF2" w:tentative="1">
      <w:start w:val="1"/>
      <w:numFmt w:val="bullet"/>
      <w:lvlText w:val=""/>
      <w:lvlJc w:val="left"/>
      <w:pPr>
        <w:tabs>
          <w:tab w:val="num" w:pos="4320"/>
        </w:tabs>
        <w:ind w:left="4320" w:hanging="360"/>
      </w:pPr>
      <w:rPr>
        <w:rFonts w:ascii="Wingdings" w:hAnsi="Wingdings" w:hint="default"/>
      </w:rPr>
    </w:lvl>
    <w:lvl w:ilvl="6" w:tplc="A58EBAF2" w:tentative="1">
      <w:start w:val="1"/>
      <w:numFmt w:val="bullet"/>
      <w:lvlText w:val=""/>
      <w:lvlJc w:val="left"/>
      <w:pPr>
        <w:tabs>
          <w:tab w:val="num" w:pos="5040"/>
        </w:tabs>
        <w:ind w:left="5040" w:hanging="360"/>
      </w:pPr>
      <w:rPr>
        <w:rFonts w:ascii="Wingdings" w:hAnsi="Wingdings" w:hint="default"/>
      </w:rPr>
    </w:lvl>
    <w:lvl w:ilvl="7" w:tplc="5894AE5A" w:tentative="1">
      <w:start w:val="1"/>
      <w:numFmt w:val="bullet"/>
      <w:lvlText w:val=""/>
      <w:lvlJc w:val="left"/>
      <w:pPr>
        <w:tabs>
          <w:tab w:val="num" w:pos="5760"/>
        </w:tabs>
        <w:ind w:left="5760" w:hanging="360"/>
      </w:pPr>
      <w:rPr>
        <w:rFonts w:ascii="Wingdings" w:hAnsi="Wingdings" w:hint="default"/>
      </w:rPr>
    </w:lvl>
    <w:lvl w:ilvl="8" w:tplc="2294EE26" w:tentative="1">
      <w:start w:val="1"/>
      <w:numFmt w:val="bullet"/>
      <w:lvlText w:val=""/>
      <w:lvlJc w:val="left"/>
      <w:pPr>
        <w:tabs>
          <w:tab w:val="num" w:pos="6480"/>
        </w:tabs>
        <w:ind w:left="6480" w:hanging="360"/>
      </w:pPr>
      <w:rPr>
        <w:rFonts w:ascii="Wingdings" w:hAnsi="Wingdings" w:hint="default"/>
      </w:rPr>
    </w:lvl>
  </w:abstractNum>
  <w:abstractNum w:abstractNumId="7">
    <w:nsid w:val="1CC9037A"/>
    <w:multiLevelType w:val="hybridMultilevel"/>
    <w:tmpl w:val="FB4E8D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BC103A"/>
    <w:multiLevelType w:val="hybridMultilevel"/>
    <w:tmpl w:val="AF886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F654B0"/>
    <w:multiLevelType w:val="hybridMultilevel"/>
    <w:tmpl w:val="D2F47B98"/>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D9AA03D0">
      <w:start w:val="1"/>
      <w:numFmt w:val="bullet"/>
      <w:pStyle w:val="FormatvorlageAufzhlungen3"/>
      <w:lvlText w:val=""/>
      <w:lvlJc w:val="left"/>
      <w:pPr>
        <w:tabs>
          <w:tab w:val="num" w:pos="1134"/>
        </w:tabs>
        <w:ind w:left="1134" w:hanging="227"/>
      </w:pPr>
      <w:rPr>
        <w:rFonts w:ascii="Wingdings" w:hAnsi="Wingdings" w:hint="default"/>
        <w:b w:val="0"/>
        <w:i w:val="0"/>
        <w:caps w:val="0"/>
        <w:strike w:val="0"/>
        <w:dstrike w:val="0"/>
        <w:vanish w:val="0"/>
        <w:color w:val="auto"/>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nsid w:val="28741856"/>
    <w:multiLevelType w:val="hybridMultilevel"/>
    <w:tmpl w:val="604499CE"/>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F4B8EFD6">
      <w:start w:val="1"/>
      <w:numFmt w:val="bullet"/>
      <w:pStyle w:val="FormatvorlageAufzhlungen2"/>
      <w:lvlText w:val="–"/>
      <w:lvlJc w:val="left"/>
      <w:pPr>
        <w:tabs>
          <w:tab w:val="num" w:pos="680"/>
        </w:tabs>
        <w:ind w:left="680" w:hanging="226"/>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nsid w:val="3B736B8F"/>
    <w:multiLevelType w:val="hybridMultilevel"/>
    <w:tmpl w:val="5C7685D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EF8398E"/>
    <w:multiLevelType w:val="hybridMultilevel"/>
    <w:tmpl w:val="713807C8"/>
    <w:lvl w:ilvl="0" w:tplc="0232937A">
      <w:start w:val="1"/>
      <w:numFmt w:val="bullet"/>
      <w:lvlText w:val=""/>
      <w:lvlJc w:val="left"/>
      <w:pPr>
        <w:tabs>
          <w:tab w:val="num" w:pos="720"/>
        </w:tabs>
        <w:ind w:left="720" w:hanging="360"/>
      </w:pPr>
      <w:rPr>
        <w:rFonts w:ascii="Wingdings" w:hAnsi="Wingdings" w:hint="default"/>
      </w:rPr>
    </w:lvl>
    <w:lvl w:ilvl="1" w:tplc="1CD22356">
      <w:start w:val="3803"/>
      <w:numFmt w:val="bullet"/>
      <w:lvlText w:val="–"/>
      <w:lvlJc w:val="left"/>
      <w:pPr>
        <w:tabs>
          <w:tab w:val="num" w:pos="1440"/>
        </w:tabs>
        <w:ind w:left="1440" w:hanging="360"/>
      </w:pPr>
      <w:rPr>
        <w:rFonts w:ascii="Arial" w:hAnsi="Arial" w:hint="default"/>
      </w:rPr>
    </w:lvl>
    <w:lvl w:ilvl="2" w:tplc="256A9966" w:tentative="1">
      <w:start w:val="1"/>
      <w:numFmt w:val="bullet"/>
      <w:lvlText w:val=""/>
      <w:lvlJc w:val="left"/>
      <w:pPr>
        <w:tabs>
          <w:tab w:val="num" w:pos="2160"/>
        </w:tabs>
        <w:ind w:left="2160" w:hanging="360"/>
      </w:pPr>
      <w:rPr>
        <w:rFonts w:ascii="Wingdings" w:hAnsi="Wingdings" w:hint="default"/>
      </w:rPr>
    </w:lvl>
    <w:lvl w:ilvl="3" w:tplc="6BF6545C" w:tentative="1">
      <w:start w:val="1"/>
      <w:numFmt w:val="bullet"/>
      <w:lvlText w:val=""/>
      <w:lvlJc w:val="left"/>
      <w:pPr>
        <w:tabs>
          <w:tab w:val="num" w:pos="2880"/>
        </w:tabs>
        <w:ind w:left="2880" w:hanging="360"/>
      </w:pPr>
      <w:rPr>
        <w:rFonts w:ascii="Wingdings" w:hAnsi="Wingdings" w:hint="default"/>
      </w:rPr>
    </w:lvl>
    <w:lvl w:ilvl="4" w:tplc="CC5A122C" w:tentative="1">
      <w:start w:val="1"/>
      <w:numFmt w:val="bullet"/>
      <w:lvlText w:val=""/>
      <w:lvlJc w:val="left"/>
      <w:pPr>
        <w:tabs>
          <w:tab w:val="num" w:pos="3600"/>
        </w:tabs>
        <w:ind w:left="3600" w:hanging="360"/>
      </w:pPr>
      <w:rPr>
        <w:rFonts w:ascii="Wingdings" w:hAnsi="Wingdings" w:hint="default"/>
      </w:rPr>
    </w:lvl>
    <w:lvl w:ilvl="5" w:tplc="61347B4C" w:tentative="1">
      <w:start w:val="1"/>
      <w:numFmt w:val="bullet"/>
      <w:lvlText w:val=""/>
      <w:lvlJc w:val="left"/>
      <w:pPr>
        <w:tabs>
          <w:tab w:val="num" w:pos="4320"/>
        </w:tabs>
        <w:ind w:left="4320" w:hanging="360"/>
      </w:pPr>
      <w:rPr>
        <w:rFonts w:ascii="Wingdings" w:hAnsi="Wingdings" w:hint="default"/>
      </w:rPr>
    </w:lvl>
    <w:lvl w:ilvl="6" w:tplc="6EDA2398" w:tentative="1">
      <w:start w:val="1"/>
      <w:numFmt w:val="bullet"/>
      <w:lvlText w:val=""/>
      <w:lvlJc w:val="left"/>
      <w:pPr>
        <w:tabs>
          <w:tab w:val="num" w:pos="5040"/>
        </w:tabs>
        <w:ind w:left="5040" w:hanging="360"/>
      </w:pPr>
      <w:rPr>
        <w:rFonts w:ascii="Wingdings" w:hAnsi="Wingdings" w:hint="default"/>
      </w:rPr>
    </w:lvl>
    <w:lvl w:ilvl="7" w:tplc="F48E6C4C" w:tentative="1">
      <w:start w:val="1"/>
      <w:numFmt w:val="bullet"/>
      <w:lvlText w:val=""/>
      <w:lvlJc w:val="left"/>
      <w:pPr>
        <w:tabs>
          <w:tab w:val="num" w:pos="5760"/>
        </w:tabs>
        <w:ind w:left="5760" w:hanging="360"/>
      </w:pPr>
      <w:rPr>
        <w:rFonts w:ascii="Wingdings" w:hAnsi="Wingdings" w:hint="default"/>
      </w:rPr>
    </w:lvl>
    <w:lvl w:ilvl="8" w:tplc="132849BA" w:tentative="1">
      <w:start w:val="1"/>
      <w:numFmt w:val="bullet"/>
      <w:lvlText w:val=""/>
      <w:lvlJc w:val="left"/>
      <w:pPr>
        <w:tabs>
          <w:tab w:val="num" w:pos="6480"/>
        </w:tabs>
        <w:ind w:left="6480" w:hanging="360"/>
      </w:pPr>
      <w:rPr>
        <w:rFonts w:ascii="Wingdings" w:hAnsi="Wingdings" w:hint="default"/>
      </w:rPr>
    </w:lvl>
  </w:abstractNum>
  <w:abstractNum w:abstractNumId="13">
    <w:nsid w:val="64C51B72"/>
    <w:multiLevelType w:val="hybridMultilevel"/>
    <w:tmpl w:val="D864FBE8"/>
    <w:lvl w:ilvl="0" w:tplc="805E05E2">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nsid w:val="6AD83B61"/>
    <w:multiLevelType w:val="hybridMultilevel"/>
    <w:tmpl w:val="8DAC9CFA"/>
    <w:lvl w:ilvl="0" w:tplc="D00AA490">
      <w:start w:val="1"/>
      <w:numFmt w:val="bullet"/>
      <w:lvlText w:val=""/>
      <w:lvlJc w:val="left"/>
      <w:pPr>
        <w:tabs>
          <w:tab w:val="num" w:pos="720"/>
        </w:tabs>
        <w:ind w:left="720" w:hanging="360"/>
      </w:pPr>
      <w:rPr>
        <w:rFonts w:ascii="Wingdings" w:hAnsi="Wingdings" w:hint="default"/>
      </w:rPr>
    </w:lvl>
    <w:lvl w:ilvl="1" w:tplc="CFDE382E" w:tentative="1">
      <w:start w:val="1"/>
      <w:numFmt w:val="bullet"/>
      <w:lvlText w:val=""/>
      <w:lvlJc w:val="left"/>
      <w:pPr>
        <w:tabs>
          <w:tab w:val="num" w:pos="1440"/>
        </w:tabs>
        <w:ind w:left="1440" w:hanging="360"/>
      </w:pPr>
      <w:rPr>
        <w:rFonts w:ascii="Wingdings" w:hAnsi="Wingdings" w:hint="default"/>
      </w:rPr>
    </w:lvl>
    <w:lvl w:ilvl="2" w:tplc="A070828C" w:tentative="1">
      <w:start w:val="1"/>
      <w:numFmt w:val="bullet"/>
      <w:lvlText w:val=""/>
      <w:lvlJc w:val="left"/>
      <w:pPr>
        <w:tabs>
          <w:tab w:val="num" w:pos="2160"/>
        </w:tabs>
        <w:ind w:left="2160" w:hanging="360"/>
      </w:pPr>
      <w:rPr>
        <w:rFonts w:ascii="Wingdings" w:hAnsi="Wingdings" w:hint="default"/>
      </w:rPr>
    </w:lvl>
    <w:lvl w:ilvl="3" w:tplc="CF268DF6" w:tentative="1">
      <w:start w:val="1"/>
      <w:numFmt w:val="bullet"/>
      <w:lvlText w:val=""/>
      <w:lvlJc w:val="left"/>
      <w:pPr>
        <w:tabs>
          <w:tab w:val="num" w:pos="2880"/>
        </w:tabs>
        <w:ind w:left="2880" w:hanging="360"/>
      </w:pPr>
      <w:rPr>
        <w:rFonts w:ascii="Wingdings" w:hAnsi="Wingdings" w:hint="default"/>
      </w:rPr>
    </w:lvl>
    <w:lvl w:ilvl="4" w:tplc="B4D877AC" w:tentative="1">
      <w:start w:val="1"/>
      <w:numFmt w:val="bullet"/>
      <w:lvlText w:val=""/>
      <w:lvlJc w:val="left"/>
      <w:pPr>
        <w:tabs>
          <w:tab w:val="num" w:pos="3600"/>
        </w:tabs>
        <w:ind w:left="3600" w:hanging="360"/>
      </w:pPr>
      <w:rPr>
        <w:rFonts w:ascii="Wingdings" w:hAnsi="Wingdings" w:hint="default"/>
      </w:rPr>
    </w:lvl>
    <w:lvl w:ilvl="5" w:tplc="6DC2323C" w:tentative="1">
      <w:start w:val="1"/>
      <w:numFmt w:val="bullet"/>
      <w:lvlText w:val=""/>
      <w:lvlJc w:val="left"/>
      <w:pPr>
        <w:tabs>
          <w:tab w:val="num" w:pos="4320"/>
        </w:tabs>
        <w:ind w:left="4320" w:hanging="360"/>
      </w:pPr>
      <w:rPr>
        <w:rFonts w:ascii="Wingdings" w:hAnsi="Wingdings" w:hint="default"/>
      </w:rPr>
    </w:lvl>
    <w:lvl w:ilvl="6" w:tplc="9732CA94" w:tentative="1">
      <w:start w:val="1"/>
      <w:numFmt w:val="bullet"/>
      <w:lvlText w:val=""/>
      <w:lvlJc w:val="left"/>
      <w:pPr>
        <w:tabs>
          <w:tab w:val="num" w:pos="5040"/>
        </w:tabs>
        <w:ind w:left="5040" w:hanging="360"/>
      </w:pPr>
      <w:rPr>
        <w:rFonts w:ascii="Wingdings" w:hAnsi="Wingdings" w:hint="default"/>
      </w:rPr>
    </w:lvl>
    <w:lvl w:ilvl="7" w:tplc="3EFEF33C" w:tentative="1">
      <w:start w:val="1"/>
      <w:numFmt w:val="bullet"/>
      <w:lvlText w:val=""/>
      <w:lvlJc w:val="left"/>
      <w:pPr>
        <w:tabs>
          <w:tab w:val="num" w:pos="5760"/>
        </w:tabs>
        <w:ind w:left="5760" w:hanging="360"/>
      </w:pPr>
      <w:rPr>
        <w:rFonts w:ascii="Wingdings" w:hAnsi="Wingdings" w:hint="default"/>
      </w:rPr>
    </w:lvl>
    <w:lvl w:ilvl="8" w:tplc="E6DACC04"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10"/>
  </w:num>
  <w:num w:numId="3">
    <w:abstractNumId w:val="9"/>
  </w:num>
  <w:num w:numId="4">
    <w:abstractNumId w:val="6"/>
  </w:num>
  <w:num w:numId="5">
    <w:abstractNumId w:val="12"/>
  </w:num>
  <w:num w:numId="6">
    <w:abstractNumId w:val="13"/>
  </w:num>
  <w:num w:numId="7">
    <w:abstractNumId w:val="14"/>
  </w:num>
  <w:num w:numId="8">
    <w:abstractNumId w:val="1"/>
  </w:num>
  <w:num w:numId="9">
    <w:abstractNumId w:val="2"/>
  </w:num>
  <w:num w:numId="10">
    <w:abstractNumId w:val="5"/>
  </w:num>
  <w:num w:numId="11">
    <w:abstractNumId w:val="8"/>
  </w:num>
  <w:num w:numId="12">
    <w:abstractNumId w:val="7"/>
  </w:num>
  <w:num w:numId="13">
    <w:abstractNumId w:val="11"/>
  </w:num>
  <w:num w:numId="14">
    <w:abstractNumId w:val="0"/>
  </w:num>
  <w:num w:numId="15">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3DE8"/>
    <w:rsid w:val="000012AC"/>
    <w:rsid w:val="00001333"/>
    <w:rsid w:val="00001EB8"/>
    <w:rsid w:val="0000283E"/>
    <w:rsid w:val="000033C1"/>
    <w:rsid w:val="000035F7"/>
    <w:rsid w:val="00003B14"/>
    <w:rsid w:val="00003B74"/>
    <w:rsid w:val="0000510B"/>
    <w:rsid w:val="00007EB5"/>
    <w:rsid w:val="00011314"/>
    <w:rsid w:val="00013541"/>
    <w:rsid w:val="0001391A"/>
    <w:rsid w:val="00013DEC"/>
    <w:rsid w:val="00014BA2"/>
    <w:rsid w:val="0002017C"/>
    <w:rsid w:val="00020CD1"/>
    <w:rsid w:val="00020D13"/>
    <w:rsid w:val="00020DDC"/>
    <w:rsid w:val="00021253"/>
    <w:rsid w:val="000213A2"/>
    <w:rsid w:val="0002289E"/>
    <w:rsid w:val="00022994"/>
    <w:rsid w:val="0002326C"/>
    <w:rsid w:val="0002354E"/>
    <w:rsid w:val="000239DA"/>
    <w:rsid w:val="00024351"/>
    <w:rsid w:val="000245EF"/>
    <w:rsid w:val="0002473D"/>
    <w:rsid w:val="00024A72"/>
    <w:rsid w:val="00024BC6"/>
    <w:rsid w:val="000259C7"/>
    <w:rsid w:val="00027384"/>
    <w:rsid w:val="00027715"/>
    <w:rsid w:val="000278F1"/>
    <w:rsid w:val="00027BF3"/>
    <w:rsid w:val="00030B02"/>
    <w:rsid w:val="00031129"/>
    <w:rsid w:val="0003197C"/>
    <w:rsid w:val="00031F65"/>
    <w:rsid w:val="000323F1"/>
    <w:rsid w:val="00032459"/>
    <w:rsid w:val="00033014"/>
    <w:rsid w:val="0003352D"/>
    <w:rsid w:val="00034EC8"/>
    <w:rsid w:val="00036538"/>
    <w:rsid w:val="000366EB"/>
    <w:rsid w:val="00036AB5"/>
    <w:rsid w:val="000371DF"/>
    <w:rsid w:val="00037225"/>
    <w:rsid w:val="000377A0"/>
    <w:rsid w:val="000405F6"/>
    <w:rsid w:val="00042B42"/>
    <w:rsid w:val="00042CB0"/>
    <w:rsid w:val="00045678"/>
    <w:rsid w:val="00045717"/>
    <w:rsid w:val="00046022"/>
    <w:rsid w:val="00050030"/>
    <w:rsid w:val="000515AD"/>
    <w:rsid w:val="00053051"/>
    <w:rsid w:val="00053C89"/>
    <w:rsid w:val="00053D24"/>
    <w:rsid w:val="00054AB8"/>
    <w:rsid w:val="00054ED5"/>
    <w:rsid w:val="00056F3A"/>
    <w:rsid w:val="000573C8"/>
    <w:rsid w:val="00057F53"/>
    <w:rsid w:val="0006011A"/>
    <w:rsid w:val="0006324B"/>
    <w:rsid w:val="000648B4"/>
    <w:rsid w:val="00064ECB"/>
    <w:rsid w:val="00064F46"/>
    <w:rsid w:val="000656F1"/>
    <w:rsid w:val="00066B05"/>
    <w:rsid w:val="00070892"/>
    <w:rsid w:val="0007180B"/>
    <w:rsid w:val="00071C3F"/>
    <w:rsid w:val="00071C63"/>
    <w:rsid w:val="000736B5"/>
    <w:rsid w:val="00074D3B"/>
    <w:rsid w:val="000756E4"/>
    <w:rsid w:val="0008064C"/>
    <w:rsid w:val="000809A9"/>
    <w:rsid w:val="00081AC3"/>
    <w:rsid w:val="000833F5"/>
    <w:rsid w:val="00084E2B"/>
    <w:rsid w:val="00084EB5"/>
    <w:rsid w:val="000862B1"/>
    <w:rsid w:val="00086446"/>
    <w:rsid w:val="00087A1F"/>
    <w:rsid w:val="00087AFC"/>
    <w:rsid w:val="00092381"/>
    <w:rsid w:val="0009241A"/>
    <w:rsid w:val="000925D2"/>
    <w:rsid w:val="000932DB"/>
    <w:rsid w:val="000938EC"/>
    <w:rsid w:val="00093C9F"/>
    <w:rsid w:val="000949B1"/>
    <w:rsid w:val="00097063"/>
    <w:rsid w:val="00097992"/>
    <w:rsid w:val="00097A3A"/>
    <w:rsid w:val="00097BD6"/>
    <w:rsid w:val="00097C18"/>
    <w:rsid w:val="000A182E"/>
    <w:rsid w:val="000A1986"/>
    <w:rsid w:val="000A1EB0"/>
    <w:rsid w:val="000A36D1"/>
    <w:rsid w:val="000A3772"/>
    <w:rsid w:val="000A3EDD"/>
    <w:rsid w:val="000A46A0"/>
    <w:rsid w:val="000A571B"/>
    <w:rsid w:val="000A6F37"/>
    <w:rsid w:val="000A7EDA"/>
    <w:rsid w:val="000B13E2"/>
    <w:rsid w:val="000B1B8C"/>
    <w:rsid w:val="000B252F"/>
    <w:rsid w:val="000B37D1"/>
    <w:rsid w:val="000B6AB4"/>
    <w:rsid w:val="000B7250"/>
    <w:rsid w:val="000C030F"/>
    <w:rsid w:val="000C101F"/>
    <w:rsid w:val="000C14A0"/>
    <w:rsid w:val="000C171F"/>
    <w:rsid w:val="000C25F1"/>
    <w:rsid w:val="000C34EA"/>
    <w:rsid w:val="000C4642"/>
    <w:rsid w:val="000C4962"/>
    <w:rsid w:val="000C4C4D"/>
    <w:rsid w:val="000C510E"/>
    <w:rsid w:val="000C55F9"/>
    <w:rsid w:val="000D03A2"/>
    <w:rsid w:val="000D0984"/>
    <w:rsid w:val="000D19E4"/>
    <w:rsid w:val="000D1A04"/>
    <w:rsid w:val="000D2338"/>
    <w:rsid w:val="000D26CB"/>
    <w:rsid w:val="000D310C"/>
    <w:rsid w:val="000D3AC3"/>
    <w:rsid w:val="000D4DAB"/>
    <w:rsid w:val="000D555F"/>
    <w:rsid w:val="000D5C5D"/>
    <w:rsid w:val="000D6564"/>
    <w:rsid w:val="000E0D82"/>
    <w:rsid w:val="000E11B3"/>
    <w:rsid w:val="000E2D42"/>
    <w:rsid w:val="000E2FBD"/>
    <w:rsid w:val="000E4564"/>
    <w:rsid w:val="000E5669"/>
    <w:rsid w:val="000E68A6"/>
    <w:rsid w:val="000E6CA7"/>
    <w:rsid w:val="000E6D5F"/>
    <w:rsid w:val="000E74AC"/>
    <w:rsid w:val="000F0DE9"/>
    <w:rsid w:val="000F1228"/>
    <w:rsid w:val="000F1A5D"/>
    <w:rsid w:val="000F1CAA"/>
    <w:rsid w:val="000F27E5"/>
    <w:rsid w:val="000F2889"/>
    <w:rsid w:val="000F3370"/>
    <w:rsid w:val="000F360E"/>
    <w:rsid w:val="000F3DE2"/>
    <w:rsid w:val="000F5099"/>
    <w:rsid w:val="000F5126"/>
    <w:rsid w:val="000F6172"/>
    <w:rsid w:val="000F6867"/>
    <w:rsid w:val="000F6D3A"/>
    <w:rsid w:val="000F6F05"/>
    <w:rsid w:val="000F7325"/>
    <w:rsid w:val="0010024F"/>
    <w:rsid w:val="001004F9"/>
    <w:rsid w:val="00100C2F"/>
    <w:rsid w:val="00101702"/>
    <w:rsid w:val="00102A96"/>
    <w:rsid w:val="00102C99"/>
    <w:rsid w:val="001044DD"/>
    <w:rsid w:val="001048FE"/>
    <w:rsid w:val="00105F92"/>
    <w:rsid w:val="001062EE"/>
    <w:rsid w:val="0010655C"/>
    <w:rsid w:val="00106B0D"/>
    <w:rsid w:val="00106C49"/>
    <w:rsid w:val="001076BB"/>
    <w:rsid w:val="00107D6C"/>
    <w:rsid w:val="00107FD5"/>
    <w:rsid w:val="001108B2"/>
    <w:rsid w:val="001114A2"/>
    <w:rsid w:val="00112082"/>
    <w:rsid w:val="00112C7A"/>
    <w:rsid w:val="001131BB"/>
    <w:rsid w:val="00113354"/>
    <w:rsid w:val="0011386D"/>
    <w:rsid w:val="00113FD3"/>
    <w:rsid w:val="0011493D"/>
    <w:rsid w:val="00115532"/>
    <w:rsid w:val="00115D3E"/>
    <w:rsid w:val="00116260"/>
    <w:rsid w:val="00116D48"/>
    <w:rsid w:val="00120629"/>
    <w:rsid w:val="0012132F"/>
    <w:rsid w:val="00121529"/>
    <w:rsid w:val="0012186D"/>
    <w:rsid w:val="0012305C"/>
    <w:rsid w:val="001235F3"/>
    <w:rsid w:val="00123F80"/>
    <w:rsid w:val="00125180"/>
    <w:rsid w:val="001251E6"/>
    <w:rsid w:val="0012550C"/>
    <w:rsid w:val="00127E42"/>
    <w:rsid w:val="0013034F"/>
    <w:rsid w:val="00130BE3"/>
    <w:rsid w:val="00130E61"/>
    <w:rsid w:val="001336B8"/>
    <w:rsid w:val="00133B71"/>
    <w:rsid w:val="00133EF6"/>
    <w:rsid w:val="001347F4"/>
    <w:rsid w:val="00134E09"/>
    <w:rsid w:val="00135039"/>
    <w:rsid w:val="00136DCE"/>
    <w:rsid w:val="00137B13"/>
    <w:rsid w:val="0014023F"/>
    <w:rsid w:val="001419BA"/>
    <w:rsid w:val="00141A57"/>
    <w:rsid w:val="0014254E"/>
    <w:rsid w:val="00143324"/>
    <w:rsid w:val="001435C3"/>
    <w:rsid w:val="001437DE"/>
    <w:rsid w:val="00144B3D"/>
    <w:rsid w:val="00144B46"/>
    <w:rsid w:val="00145218"/>
    <w:rsid w:val="00147CA1"/>
    <w:rsid w:val="00150057"/>
    <w:rsid w:val="00150401"/>
    <w:rsid w:val="00150943"/>
    <w:rsid w:val="00150B40"/>
    <w:rsid w:val="0015127D"/>
    <w:rsid w:val="00151A7B"/>
    <w:rsid w:val="00152CA2"/>
    <w:rsid w:val="001542AD"/>
    <w:rsid w:val="00155EAE"/>
    <w:rsid w:val="001572DD"/>
    <w:rsid w:val="00157B5B"/>
    <w:rsid w:val="001611FC"/>
    <w:rsid w:val="00161373"/>
    <w:rsid w:val="0016157D"/>
    <w:rsid w:val="0016214F"/>
    <w:rsid w:val="00162D82"/>
    <w:rsid w:val="001636BE"/>
    <w:rsid w:val="001644C1"/>
    <w:rsid w:val="00165679"/>
    <w:rsid w:val="001659A1"/>
    <w:rsid w:val="001667E8"/>
    <w:rsid w:val="00170EAB"/>
    <w:rsid w:val="001712F4"/>
    <w:rsid w:val="00172135"/>
    <w:rsid w:val="0017379F"/>
    <w:rsid w:val="0017407E"/>
    <w:rsid w:val="00176704"/>
    <w:rsid w:val="00177645"/>
    <w:rsid w:val="00181472"/>
    <w:rsid w:val="00181594"/>
    <w:rsid w:val="00181F7B"/>
    <w:rsid w:val="00183408"/>
    <w:rsid w:val="001839D8"/>
    <w:rsid w:val="00183E41"/>
    <w:rsid w:val="00184C1C"/>
    <w:rsid w:val="00185E5D"/>
    <w:rsid w:val="00186798"/>
    <w:rsid w:val="001867AB"/>
    <w:rsid w:val="0019021C"/>
    <w:rsid w:val="0019145F"/>
    <w:rsid w:val="00193694"/>
    <w:rsid w:val="00196D5C"/>
    <w:rsid w:val="00197352"/>
    <w:rsid w:val="001A0238"/>
    <w:rsid w:val="001A0F18"/>
    <w:rsid w:val="001A12F9"/>
    <w:rsid w:val="001A14D7"/>
    <w:rsid w:val="001A2021"/>
    <w:rsid w:val="001A255D"/>
    <w:rsid w:val="001A25BF"/>
    <w:rsid w:val="001A28D0"/>
    <w:rsid w:val="001A3DE8"/>
    <w:rsid w:val="001A50C8"/>
    <w:rsid w:val="001A554D"/>
    <w:rsid w:val="001A5741"/>
    <w:rsid w:val="001A75AD"/>
    <w:rsid w:val="001A78FB"/>
    <w:rsid w:val="001A7BB4"/>
    <w:rsid w:val="001A7D39"/>
    <w:rsid w:val="001B0B2D"/>
    <w:rsid w:val="001B0F84"/>
    <w:rsid w:val="001B102D"/>
    <w:rsid w:val="001B1523"/>
    <w:rsid w:val="001B191B"/>
    <w:rsid w:val="001B2DA7"/>
    <w:rsid w:val="001B30FB"/>
    <w:rsid w:val="001B3D08"/>
    <w:rsid w:val="001B4140"/>
    <w:rsid w:val="001B69D6"/>
    <w:rsid w:val="001B7108"/>
    <w:rsid w:val="001B7B8C"/>
    <w:rsid w:val="001C02BE"/>
    <w:rsid w:val="001C0E45"/>
    <w:rsid w:val="001C1451"/>
    <w:rsid w:val="001C15AC"/>
    <w:rsid w:val="001C2529"/>
    <w:rsid w:val="001C4B7F"/>
    <w:rsid w:val="001C62BB"/>
    <w:rsid w:val="001D0BBC"/>
    <w:rsid w:val="001D1EF6"/>
    <w:rsid w:val="001D1F0E"/>
    <w:rsid w:val="001D201C"/>
    <w:rsid w:val="001D2447"/>
    <w:rsid w:val="001D2E30"/>
    <w:rsid w:val="001D3333"/>
    <w:rsid w:val="001D6DDA"/>
    <w:rsid w:val="001D6EDB"/>
    <w:rsid w:val="001E0861"/>
    <w:rsid w:val="001E0A38"/>
    <w:rsid w:val="001E2713"/>
    <w:rsid w:val="001E275D"/>
    <w:rsid w:val="001E3C26"/>
    <w:rsid w:val="001E3F23"/>
    <w:rsid w:val="001E46CA"/>
    <w:rsid w:val="001E513F"/>
    <w:rsid w:val="001E5610"/>
    <w:rsid w:val="001E5720"/>
    <w:rsid w:val="001E61F4"/>
    <w:rsid w:val="001E6FE1"/>
    <w:rsid w:val="001E7689"/>
    <w:rsid w:val="001F0CA2"/>
    <w:rsid w:val="001F1483"/>
    <w:rsid w:val="001F1EA7"/>
    <w:rsid w:val="001F37BF"/>
    <w:rsid w:val="001F42F2"/>
    <w:rsid w:val="001F54CC"/>
    <w:rsid w:val="001F550E"/>
    <w:rsid w:val="001F7A35"/>
    <w:rsid w:val="001F7BD1"/>
    <w:rsid w:val="00201C22"/>
    <w:rsid w:val="00201D25"/>
    <w:rsid w:val="00202356"/>
    <w:rsid w:val="0020388A"/>
    <w:rsid w:val="00203A7D"/>
    <w:rsid w:val="00205042"/>
    <w:rsid w:val="00205658"/>
    <w:rsid w:val="00205720"/>
    <w:rsid w:val="00205B53"/>
    <w:rsid w:val="002068AD"/>
    <w:rsid w:val="00211DD2"/>
    <w:rsid w:val="00216322"/>
    <w:rsid w:val="0021678D"/>
    <w:rsid w:val="00216C9E"/>
    <w:rsid w:val="00217698"/>
    <w:rsid w:val="002203AD"/>
    <w:rsid w:val="00220E07"/>
    <w:rsid w:val="002210A3"/>
    <w:rsid w:val="00222007"/>
    <w:rsid w:val="002226AE"/>
    <w:rsid w:val="00222989"/>
    <w:rsid w:val="002237B1"/>
    <w:rsid w:val="00224F65"/>
    <w:rsid w:val="00225AF7"/>
    <w:rsid w:val="002273FC"/>
    <w:rsid w:val="00227C73"/>
    <w:rsid w:val="00227DDA"/>
    <w:rsid w:val="00230610"/>
    <w:rsid w:val="002332EB"/>
    <w:rsid w:val="00233C9E"/>
    <w:rsid w:val="0023471B"/>
    <w:rsid w:val="002357FD"/>
    <w:rsid w:val="00235C15"/>
    <w:rsid w:val="00237471"/>
    <w:rsid w:val="00240553"/>
    <w:rsid w:val="00240C82"/>
    <w:rsid w:val="00240D0F"/>
    <w:rsid w:val="00240D23"/>
    <w:rsid w:val="00241F02"/>
    <w:rsid w:val="00241F74"/>
    <w:rsid w:val="00243919"/>
    <w:rsid w:val="00245C5A"/>
    <w:rsid w:val="002464FE"/>
    <w:rsid w:val="002467AD"/>
    <w:rsid w:val="00246C88"/>
    <w:rsid w:val="002473C4"/>
    <w:rsid w:val="00247DF4"/>
    <w:rsid w:val="002512CA"/>
    <w:rsid w:val="002516B9"/>
    <w:rsid w:val="002517F2"/>
    <w:rsid w:val="00254349"/>
    <w:rsid w:val="002547CA"/>
    <w:rsid w:val="0025520B"/>
    <w:rsid w:val="00256745"/>
    <w:rsid w:val="00257F84"/>
    <w:rsid w:val="00260EDE"/>
    <w:rsid w:val="002623C8"/>
    <w:rsid w:val="00263B6A"/>
    <w:rsid w:val="00264C2C"/>
    <w:rsid w:val="00265C22"/>
    <w:rsid w:val="00265F8D"/>
    <w:rsid w:val="00266512"/>
    <w:rsid w:val="00266E82"/>
    <w:rsid w:val="00270255"/>
    <w:rsid w:val="002706A6"/>
    <w:rsid w:val="00270A68"/>
    <w:rsid w:val="00270CBD"/>
    <w:rsid w:val="00270D32"/>
    <w:rsid w:val="0027131F"/>
    <w:rsid w:val="002716EB"/>
    <w:rsid w:val="002726ED"/>
    <w:rsid w:val="00273F55"/>
    <w:rsid w:val="00274188"/>
    <w:rsid w:val="00274B95"/>
    <w:rsid w:val="0027714A"/>
    <w:rsid w:val="00277256"/>
    <w:rsid w:val="00277603"/>
    <w:rsid w:val="00277B12"/>
    <w:rsid w:val="00277BC1"/>
    <w:rsid w:val="00280891"/>
    <w:rsid w:val="00280A48"/>
    <w:rsid w:val="00280B92"/>
    <w:rsid w:val="00281F12"/>
    <w:rsid w:val="00283790"/>
    <w:rsid w:val="00284B63"/>
    <w:rsid w:val="00285066"/>
    <w:rsid w:val="00286D78"/>
    <w:rsid w:val="002870F7"/>
    <w:rsid w:val="0029000C"/>
    <w:rsid w:val="002905D1"/>
    <w:rsid w:val="00293D38"/>
    <w:rsid w:val="00296E51"/>
    <w:rsid w:val="0029710A"/>
    <w:rsid w:val="00297774"/>
    <w:rsid w:val="002A0474"/>
    <w:rsid w:val="002A0BCB"/>
    <w:rsid w:val="002A123F"/>
    <w:rsid w:val="002A138C"/>
    <w:rsid w:val="002A197C"/>
    <w:rsid w:val="002A20E2"/>
    <w:rsid w:val="002A2112"/>
    <w:rsid w:val="002A2EF4"/>
    <w:rsid w:val="002A5044"/>
    <w:rsid w:val="002A5B32"/>
    <w:rsid w:val="002A6F74"/>
    <w:rsid w:val="002A7A07"/>
    <w:rsid w:val="002A7A0F"/>
    <w:rsid w:val="002B0FD7"/>
    <w:rsid w:val="002B1B93"/>
    <w:rsid w:val="002B25B2"/>
    <w:rsid w:val="002B27FF"/>
    <w:rsid w:val="002B293C"/>
    <w:rsid w:val="002B3984"/>
    <w:rsid w:val="002B450D"/>
    <w:rsid w:val="002B48B5"/>
    <w:rsid w:val="002B4A4F"/>
    <w:rsid w:val="002B5726"/>
    <w:rsid w:val="002B6F48"/>
    <w:rsid w:val="002B79E1"/>
    <w:rsid w:val="002B7D1C"/>
    <w:rsid w:val="002B7F39"/>
    <w:rsid w:val="002C0904"/>
    <w:rsid w:val="002C0E29"/>
    <w:rsid w:val="002C15F1"/>
    <w:rsid w:val="002C29BB"/>
    <w:rsid w:val="002C2D10"/>
    <w:rsid w:val="002C2DCC"/>
    <w:rsid w:val="002C4337"/>
    <w:rsid w:val="002C6094"/>
    <w:rsid w:val="002C6FD8"/>
    <w:rsid w:val="002C7005"/>
    <w:rsid w:val="002C7031"/>
    <w:rsid w:val="002C7D7A"/>
    <w:rsid w:val="002D1319"/>
    <w:rsid w:val="002D348E"/>
    <w:rsid w:val="002D44CB"/>
    <w:rsid w:val="002D48D9"/>
    <w:rsid w:val="002D5EF4"/>
    <w:rsid w:val="002D613F"/>
    <w:rsid w:val="002D6571"/>
    <w:rsid w:val="002D72D0"/>
    <w:rsid w:val="002E36DC"/>
    <w:rsid w:val="002E3C31"/>
    <w:rsid w:val="002E4188"/>
    <w:rsid w:val="002E4CEF"/>
    <w:rsid w:val="002E4D01"/>
    <w:rsid w:val="002E540D"/>
    <w:rsid w:val="002E712F"/>
    <w:rsid w:val="002E78AD"/>
    <w:rsid w:val="002E790C"/>
    <w:rsid w:val="002E7E75"/>
    <w:rsid w:val="002F3B2E"/>
    <w:rsid w:val="002F4C14"/>
    <w:rsid w:val="002F4D16"/>
    <w:rsid w:val="002F4FF0"/>
    <w:rsid w:val="002F5C7D"/>
    <w:rsid w:val="002F6EDD"/>
    <w:rsid w:val="002F755D"/>
    <w:rsid w:val="002F762C"/>
    <w:rsid w:val="002F7FEC"/>
    <w:rsid w:val="00300A84"/>
    <w:rsid w:val="0030227C"/>
    <w:rsid w:val="00302B43"/>
    <w:rsid w:val="00303E8B"/>
    <w:rsid w:val="00304BD4"/>
    <w:rsid w:val="00304DE2"/>
    <w:rsid w:val="00305EF9"/>
    <w:rsid w:val="003068AD"/>
    <w:rsid w:val="00306DE9"/>
    <w:rsid w:val="00307B19"/>
    <w:rsid w:val="0031038C"/>
    <w:rsid w:val="003106FC"/>
    <w:rsid w:val="00310B01"/>
    <w:rsid w:val="00310FA1"/>
    <w:rsid w:val="0031205A"/>
    <w:rsid w:val="00312AA2"/>
    <w:rsid w:val="00312C35"/>
    <w:rsid w:val="00312DEB"/>
    <w:rsid w:val="00313A7E"/>
    <w:rsid w:val="00314375"/>
    <w:rsid w:val="00314563"/>
    <w:rsid w:val="00314702"/>
    <w:rsid w:val="00314936"/>
    <w:rsid w:val="00314D61"/>
    <w:rsid w:val="0031574D"/>
    <w:rsid w:val="00316E0E"/>
    <w:rsid w:val="003206EF"/>
    <w:rsid w:val="003207FB"/>
    <w:rsid w:val="00320C25"/>
    <w:rsid w:val="0032109A"/>
    <w:rsid w:val="0032252B"/>
    <w:rsid w:val="0032348F"/>
    <w:rsid w:val="00325A33"/>
    <w:rsid w:val="00326380"/>
    <w:rsid w:val="0032663D"/>
    <w:rsid w:val="00326CF4"/>
    <w:rsid w:val="00326D2A"/>
    <w:rsid w:val="00327D1C"/>
    <w:rsid w:val="0033045B"/>
    <w:rsid w:val="003305FA"/>
    <w:rsid w:val="003309E1"/>
    <w:rsid w:val="00330D71"/>
    <w:rsid w:val="00334118"/>
    <w:rsid w:val="003358F0"/>
    <w:rsid w:val="0033597C"/>
    <w:rsid w:val="00336DDC"/>
    <w:rsid w:val="00340520"/>
    <w:rsid w:val="00340915"/>
    <w:rsid w:val="00341618"/>
    <w:rsid w:val="00342492"/>
    <w:rsid w:val="0034255A"/>
    <w:rsid w:val="0034301A"/>
    <w:rsid w:val="00343851"/>
    <w:rsid w:val="003445CF"/>
    <w:rsid w:val="0034561F"/>
    <w:rsid w:val="00346D33"/>
    <w:rsid w:val="00350368"/>
    <w:rsid w:val="00350DE6"/>
    <w:rsid w:val="00351F0D"/>
    <w:rsid w:val="0035316D"/>
    <w:rsid w:val="0035318C"/>
    <w:rsid w:val="003532D8"/>
    <w:rsid w:val="00360B67"/>
    <w:rsid w:val="00361B8D"/>
    <w:rsid w:val="003627C6"/>
    <w:rsid w:val="0036429E"/>
    <w:rsid w:val="00365508"/>
    <w:rsid w:val="00367534"/>
    <w:rsid w:val="0037191B"/>
    <w:rsid w:val="00371FCC"/>
    <w:rsid w:val="0037219F"/>
    <w:rsid w:val="00373893"/>
    <w:rsid w:val="00376BAC"/>
    <w:rsid w:val="00376BEB"/>
    <w:rsid w:val="00377175"/>
    <w:rsid w:val="00380512"/>
    <w:rsid w:val="00380C39"/>
    <w:rsid w:val="00382324"/>
    <w:rsid w:val="00382529"/>
    <w:rsid w:val="003829CF"/>
    <w:rsid w:val="003832BE"/>
    <w:rsid w:val="003833B7"/>
    <w:rsid w:val="00383B34"/>
    <w:rsid w:val="00384147"/>
    <w:rsid w:val="003843A8"/>
    <w:rsid w:val="00384DF7"/>
    <w:rsid w:val="00385B4A"/>
    <w:rsid w:val="00385C3D"/>
    <w:rsid w:val="00386A1C"/>
    <w:rsid w:val="003870F3"/>
    <w:rsid w:val="0038761B"/>
    <w:rsid w:val="0038762C"/>
    <w:rsid w:val="003905FF"/>
    <w:rsid w:val="00390A44"/>
    <w:rsid w:val="00390BB7"/>
    <w:rsid w:val="003931E2"/>
    <w:rsid w:val="00393C39"/>
    <w:rsid w:val="00394503"/>
    <w:rsid w:val="0039509D"/>
    <w:rsid w:val="00395221"/>
    <w:rsid w:val="0039557E"/>
    <w:rsid w:val="00395ED4"/>
    <w:rsid w:val="00397646"/>
    <w:rsid w:val="00397D7B"/>
    <w:rsid w:val="003A0D8B"/>
    <w:rsid w:val="003A1440"/>
    <w:rsid w:val="003A17EE"/>
    <w:rsid w:val="003A197B"/>
    <w:rsid w:val="003A1E46"/>
    <w:rsid w:val="003A2F38"/>
    <w:rsid w:val="003A3195"/>
    <w:rsid w:val="003A3EE9"/>
    <w:rsid w:val="003A488F"/>
    <w:rsid w:val="003A4980"/>
    <w:rsid w:val="003A5A35"/>
    <w:rsid w:val="003A5F6A"/>
    <w:rsid w:val="003A6D71"/>
    <w:rsid w:val="003B0709"/>
    <w:rsid w:val="003B24B8"/>
    <w:rsid w:val="003B290E"/>
    <w:rsid w:val="003B5256"/>
    <w:rsid w:val="003B66E0"/>
    <w:rsid w:val="003B6DAC"/>
    <w:rsid w:val="003C00E3"/>
    <w:rsid w:val="003C14BA"/>
    <w:rsid w:val="003C2948"/>
    <w:rsid w:val="003C3979"/>
    <w:rsid w:val="003C40C1"/>
    <w:rsid w:val="003C512D"/>
    <w:rsid w:val="003C7B4C"/>
    <w:rsid w:val="003C7E7C"/>
    <w:rsid w:val="003D013B"/>
    <w:rsid w:val="003D0E8B"/>
    <w:rsid w:val="003D1583"/>
    <w:rsid w:val="003D2CB9"/>
    <w:rsid w:val="003D310F"/>
    <w:rsid w:val="003D420F"/>
    <w:rsid w:val="003D42A9"/>
    <w:rsid w:val="003D4A26"/>
    <w:rsid w:val="003D6044"/>
    <w:rsid w:val="003D6354"/>
    <w:rsid w:val="003D6789"/>
    <w:rsid w:val="003D7B7A"/>
    <w:rsid w:val="003E02C8"/>
    <w:rsid w:val="003E0B2B"/>
    <w:rsid w:val="003E283A"/>
    <w:rsid w:val="003E2D78"/>
    <w:rsid w:val="003E4AFD"/>
    <w:rsid w:val="003E4C62"/>
    <w:rsid w:val="003E5843"/>
    <w:rsid w:val="003E6039"/>
    <w:rsid w:val="003E66BD"/>
    <w:rsid w:val="003E764A"/>
    <w:rsid w:val="003E7E85"/>
    <w:rsid w:val="003F04AB"/>
    <w:rsid w:val="003F4113"/>
    <w:rsid w:val="003F4ADD"/>
    <w:rsid w:val="003F52F1"/>
    <w:rsid w:val="003F5CAB"/>
    <w:rsid w:val="003F6D42"/>
    <w:rsid w:val="004017A3"/>
    <w:rsid w:val="00402E65"/>
    <w:rsid w:val="00402F5E"/>
    <w:rsid w:val="004034C7"/>
    <w:rsid w:val="004035A0"/>
    <w:rsid w:val="00403F9D"/>
    <w:rsid w:val="00404458"/>
    <w:rsid w:val="004049D7"/>
    <w:rsid w:val="00404AC9"/>
    <w:rsid w:val="00405B93"/>
    <w:rsid w:val="00406181"/>
    <w:rsid w:val="0040737F"/>
    <w:rsid w:val="00410104"/>
    <w:rsid w:val="0041070F"/>
    <w:rsid w:val="004107F2"/>
    <w:rsid w:val="00410F81"/>
    <w:rsid w:val="00410FF1"/>
    <w:rsid w:val="00411E41"/>
    <w:rsid w:val="00414766"/>
    <w:rsid w:val="00414B09"/>
    <w:rsid w:val="00415A35"/>
    <w:rsid w:val="00416DE3"/>
    <w:rsid w:val="0041727D"/>
    <w:rsid w:val="0041767C"/>
    <w:rsid w:val="00422F68"/>
    <w:rsid w:val="0042313B"/>
    <w:rsid w:val="00423F96"/>
    <w:rsid w:val="00424F79"/>
    <w:rsid w:val="00425363"/>
    <w:rsid w:val="00426F17"/>
    <w:rsid w:val="004278BE"/>
    <w:rsid w:val="00427B4F"/>
    <w:rsid w:val="00430635"/>
    <w:rsid w:val="00431E50"/>
    <w:rsid w:val="00432241"/>
    <w:rsid w:val="00432AB7"/>
    <w:rsid w:val="004340FF"/>
    <w:rsid w:val="00435060"/>
    <w:rsid w:val="004367B3"/>
    <w:rsid w:val="004372BF"/>
    <w:rsid w:val="004414CA"/>
    <w:rsid w:val="00441F54"/>
    <w:rsid w:val="00442E0B"/>
    <w:rsid w:val="00443490"/>
    <w:rsid w:val="00444632"/>
    <w:rsid w:val="00447311"/>
    <w:rsid w:val="0044737D"/>
    <w:rsid w:val="00450797"/>
    <w:rsid w:val="00450C22"/>
    <w:rsid w:val="00452A7A"/>
    <w:rsid w:val="00453334"/>
    <w:rsid w:val="004545FC"/>
    <w:rsid w:val="00454D1C"/>
    <w:rsid w:val="00455117"/>
    <w:rsid w:val="004562AF"/>
    <w:rsid w:val="00456C03"/>
    <w:rsid w:val="00456E6A"/>
    <w:rsid w:val="004602BF"/>
    <w:rsid w:val="004624E9"/>
    <w:rsid w:val="004636D4"/>
    <w:rsid w:val="004646EA"/>
    <w:rsid w:val="00464D12"/>
    <w:rsid w:val="00466302"/>
    <w:rsid w:val="004664B0"/>
    <w:rsid w:val="00467288"/>
    <w:rsid w:val="00467A6E"/>
    <w:rsid w:val="00470538"/>
    <w:rsid w:val="004708C4"/>
    <w:rsid w:val="00470958"/>
    <w:rsid w:val="00470FD0"/>
    <w:rsid w:val="00471B71"/>
    <w:rsid w:val="00473108"/>
    <w:rsid w:val="0047347E"/>
    <w:rsid w:val="00474301"/>
    <w:rsid w:val="00474AD8"/>
    <w:rsid w:val="00474F62"/>
    <w:rsid w:val="0047609D"/>
    <w:rsid w:val="00477979"/>
    <w:rsid w:val="004801F7"/>
    <w:rsid w:val="00482CF5"/>
    <w:rsid w:val="00485178"/>
    <w:rsid w:val="00485CCB"/>
    <w:rsid w:val="00486298"/>
    <w:rsid w:val="00486406"/>
    <w:rsid w:val="00486ED1"/>
    <w:rsid w:val="004901A1"/>
    <w:rsid w:val="004903D4"/>
    <w:rsid w:val="00491DEC"/>
    <w:rsid w:val="004924CA"/>
    <w:rsid w:val="004929AF"/>
    <w:rsid w:val="00492AD9"/>
    <w:rsid w:val="0049324C"/>
    <w:rsid w:val="00493591"/>
    <w:rsid w:val="00493BE6"/>
    <w:rsid w:val="00493FB5"/>
    <w:rsid w:val="004973EC"/>
    <w:rsid w:val="004A229B"/>
    <w:rsid w:val="004A2A68"/>
    <w:rsid w:val="004A2F12"/>
    <w:rsid w:val="004A32CB"/>
    <w:rsid w:val="004A33D6"/>
    <w:rsid w:val="004A3556"/>
    <w:rsid w:val="004A42BC"/>
    <w:rsid w:val="004A4826"/>
    <w:rsid w:val="004A5D94"/>
    <w:rsid w:val="004A6262"/>
    <w:rsid w:val="004A6506"/>
    <w:rsid w:val="004B079D"/>
    <w:rsid w:val="004B0F55"/>
    <w:rsid w:val="004B1B99"/>
    <w:rsid w:val="004B1F50"/>
    <w:rsid w:val="004B326E"/>
    <w:rsid w:val="004B44DF"/>
    <w:rsid w:val="004B50CC"/>
    <w:rsid w:val="004B5204"/>
    <w:rsid w:val="004B66C5"/>
    <w:rsid w:val="004B7936"/>
    <w:rsid w:val="004B7E76"/>
    <w:rsid w:val="004C0C2B"/>
    <w:rsid w:val="004C167E"/>
    <w:rsid w:val="004C2673"/>
    <w:rsid w:val="004C2D6D"/>
    <w:rsid w:val="004C3618"/>
    <w:rsid w:val="004C4C66"/>
    <w:rsid w:val="004C5019"/>
    <w:rsid w:val="004C588F"/>
    <w:rsid w:val="004C794D"/>
    <w:rsid w:val="004C7C16"/>
    <w:rsid w:val="004D0060"/>
    <w:rsid w:val="004D1140"/>
    <w:rsid w:val="004D1C9D"/>
    <w:rsid w:val="004D3AD5"/>
    <w:rsid w:val="004D487D"/>
    <w:rsid w:val="004D4D0F"/>
    <w:rsid w:val="004D54C9"/>
    <w:rsid w:val="004D5683"/>
    <w:rsid w:val="004D612F"/>
    <w:rsid w:val="004E02C2"/>
    <w:rsid w:val="004E4D46"/>
    <w:rsid w:val="004E5486"/>
    <w:rsid w:val="004E5723"/>
    <w:rsid w:val="004E5A47"/>
    <w:rsid w:val="004E5BC9"/>
    <w:rsid w:val="004E6753"/>
    <w:rsid w:val="004E6BFC"/>
    <w:rsid w:val="004E750B"/>
    <w:rsid w:val="004F1573"/>
    <w:rsid w:val="004F31C4"/>
    <w:rsid w:val="004F3360"/>
    <w:rsid w:val="004F4303"/>
    <w:rsid w:val="004F4557"/>
    <w:rsid w:val="004F46BA"/>
    <w:rsid w:val="004F503D"/>
    <w:rsid w:val="004F58AB"/>
    <w:rsid w:val="004F5FAC"/>
    <w:rsid w:val="004F66D2"/>
    <w:rsid w:val="004F7A05"/>
    <w:rsid w:val="004F7C91"/>
    <w:rsid w:val="005006C6"/>
    <w:rsid w:val="0050195E"/>
    <w:rsid w:val="00504994"/>
    <w:rsid w:val="00507BE0"/>
    <w:rsid w:val="00507E56"/>
    <w:rsid w:val="0051085D"/>
    <w:rsid w:val="00510AA1"/>
    <w:rsid w:val="00512299"/>
    <w:rsid w:val="00512E16"/>
    <w:rsid w:val="00514C42"/>
    <w:rsid w:val="00514CB6"/>
    <w:rsid w:val="005159BA"/>
    <w:rsid w:val="00516714"/>
    <w:rsid w:val="005174F7"/>
    <w:rsid w:val="00520E33"/>
    <w:rsid w:val="00520EF0"/>
    <w:rsid w:val="00521A9F"/>
    <w:rsid w:val="005224BE"/>
    <w:rsid w:val="00523193"/>
    <w:rsid w:val="00525237"/>
    <w:rsid w:val="00525D34"/>
    <w:rsid w:val="00527644"/>
    <w:rsid w:val="00527874"/>
    <w:rsid w:val="00530EF1"/>
    <w:rsid w:val="005319C4"/>
    <w:rsid w:val="005329C6"/>
    <w:rsid w:val="005334B9"/>
    <w:rsid w:val="00534C7B"/>
    <w:rsid w:val="00534D75"/>
    <w:rsid w:val="00534F4A"/>
    <w:rsid w:val="0053568C"/>
    <w:rsid w:val="0053681B"/>
    <w:rsid w:val="00537CE8"/>
    <w:rsid w:val="00540031"/>
    <w:rsid w:val="0054016A"/>
    <w:rsid w:val="005407FE"/>
    <w:rsid w:val="00540920"/>
    <w:rsid w:val="0054258C"/>
    <w:rsid w:val="0054294B"/>
    <w:rsid w:val="00542F1B"/>
    <w:rsid w:val="00543DFF"/>
    <w:rsid w:val="00544620"/>
    <w:rsid w:val="00544D78"/>
    <w:rsid w:val="005451E7"/>
    <w:rsid w:val="00545323"/>
    <w:rsid w:val="00545792"/>
    <w:rsid w:val="00545A32"/>
    <w:rsid w:val="00546EC8"/>
    <w:rsid w:val="00547F66"/>
    <w:rsid w:val="00550F28"/>
    <w:rsid w:val="00552D48"/>
    <w:rsid w:val="005539B7"/>
    <w:rsid w:val="005539F7"/>
    <w:rsid w:val="0055450F"/>
    <w:rsid w:val="0055605E"/>
    <w:rsid w:val="00556702"/>
    <w:rsid w:val="005571C6"/>
    <w:rsid w:val="00557DC2"/>
    <w:rsid w:val="00557E22"/>
    <w:rsid w:val="005608C5"/>
    <w:rsid w:val="00561888"/>
    <w:rsid w:val="00561E8B"/>
    <w:rsid w:val="00562712"/>
    <w:rsid w:val="00562793"/>
    <w:rsid w:val="00562F70"/>
    <w:rsid w:val="00564D15"/>
    <w:rsid w:val="00566086"/>
    <w:rsid w:val="00566813"/>
    <w:rsid w:val="00566B4A"/>
    <w:rsid w:val="005676BF"/>
    <w:rsid w:val="0056782F"/>
    <w:rsid w:val="00571098"/>
    <w:rsid w:val="00571350"/>
    <w:rsid w:val="00571360"/>
    <w:rsid w:val="005726A4"/>
    <w:rsid w:val="00574860"/>
    <w:rsid w:val="00574E7A"/>
    <w:rsid w:val="0057533F"/>
    <w:rsid w:val="00575DFE"/>
    <w:rsid w:val="00576943"/>
    <w:rsid w:val="00576F7E"/>
    <w:rsid w:val="005775B1"/>
    <w:rsid w:val="005800BC"/>
    <w:rsid w:val="005802A6"/>
    <w:rsid w:val="00580EE1"/>
    <w:rsid w:val="005813A9"/>
    <w:rsid w:val="005824D8"/>
    <w:rsid w:val="005829E5"/>
    <w:rsid w:val="00583E3A"/>
    <w:rsid w:val="00584EAB"/>
    <w:rsid w:val="00585C43"/>
    <w:rsid w:val="005864EB"/>
    <w:rsid w:val="0058651C"/>
    <w:rsid w:val="005866AC"/>
    <w:rsid w:val="005866C3"/>
    <w:rsid w:val="0058674F"/>
    <w:rsid w:val="00587FD4"/>
    <w:rsid w:val="00590CC3"/>
    <w:rsid w:val="00591759"/>
    <w:rsid w:val="0059276E"/>
    <w:rsid w:val="00594498"/>
    <w:rsid w:val="00595877"/>
    <w:rsid w:val="00596865"/>
    <w:rsid w:val="00596E2C"/>
    <w:rsid w:val="005A0670"/>
    <w:rsid w:val="005A085C"/>
    <w:rsid w:val="005A093A"/>
    <w:rsid w:val="005A0CF5"/>
    <w:rsid w:val="005A186A"/>
    <w:rsid w:val="005A256D"/>
    <w:rsid w:val="005A3162"/>
    <w:rsid w:val="005A5C6F"/>
    <w:rsid w:val="005A6CBE"/>
    <w:rsid w:val="005A7026"/>
    <w:rsid w:val="005B11A5"/>
    <w:rsid w:val="005B19C4"/>
    <w:rsid w:val="005B1FD1"/>
    <w:rsid w:val="005B2348"/>
    <w:rsid w:val="005B322F"/>
    <w:rsid w:val="005B38A8"/>
    <w:rsid w:val="005B3CB9"/>
    <w:rsid w:val="005B3DA3"/>
    <w:rsid w:val="005B4007"/>
    <w:rsid w:val="005B6A03"/>
    <w:rsid w:val="005B6F27"/>
    <w:rsid w:val="005B77B3"/>
    <w:rsid w:val="005C2123"/>
    <w:rsid w:val="005C2C24"/>
    <w:rsid w:val="005C4BE8"/>
    <w:rsid w:val="005C5191"/>
    <w:rsid w:val="005C773E"/>
    <w:rsid w:val="005C78B1"/>
    <w:rsid w:val="005C7B99"/>
    <w:rsid w:val="005C7CA2"/>
    <w:rsid w:val="005D0004"/>
    <w:rsid w:val="005D0737"/>
    <w:rsid w:val="005D0AAA"/>
    <w:rsid w:val="005D0BB9"/>
    <w:rsid w:val="005D17AD"/>
    <w:rsid w:val="005D27C5"/>
    <w:rsid w:val="005D3059"/>
    <w:rsid w:val="005D48D2"/>
    <w:rsid w:val="005D7475"/>
    <w:rsid w:val="005D79A1"/>
    <w:rsid w:val="005D7EDF"/>
    <w:rsid w:val="005D7F44"/>
    <w:rsid w:val="005E0699"/>
    <w:rsid w:val="005E0BB3"/>
    <w:rsid w:val="005E50F8"/>
    <w:rsid w:val="005E58A8"/>
    <w:rsid w:val="005E66ED"/>
    <w:rsid w:val="005E6896"/>
    <w:rsid w:val="005F16AF"/>
    <w:rsid w:val="005F1B2C"/>
    <w:rsid w:val="005F22D9"/>
    <w:rsid w:val="005F3207"/>
    <w:rsid w:val="005F3485"/>
    <w:rsid w:val="005F363B"/>
    <w:rsid w:val="005F3AE6"/>
    <w:rsid w:val="005F3BC5"/>
    <w:rsid w:val="005F3DA0"/>
    <w:rsid w:val="005F469B"/>
    <w:rsid w:val="005F56A3"/>
    <w:rsid w:val="005F58C4"/>
    <w:rsid w:val="005F63F3"/>
    <w:rsid w:val="005F6AC1"/>
    <w:rsid w:val="005F7490"/>
    <w:rsid w:val="006011D9"/>
    <w:rsid w:val="006021B7"/>
    <w:rsid w:val="00602210"/>
    <w:rsid w:val="00602620"/>
    <w:rsid w:val="006034B0"/>
    <w:rsid w:val="00604A86"/>
    <w:rsid w:val="00607471"/>
    <w:rsid w:val="00611F13"/>
    <w:rsid w:val="006128A4"/>
    <w:rsid w:val="00614EF7"/>
    <w:rsid w:val="00615082"/>
    <w:rsid w:val="0061598C"/>
    <w:rsid w:val="006162AF"/>
    <w:rsid w:val="0061651B"/>
    <w:rsid w:val="00616E4A"/>
    <w:rsid w:val="00617CF1"/>
    <w:rsid w:val="00620781"/>
    <w:rsid w:val="00621373"/>
    <w:rsid w:val="0062151F"/>
    <w:rsid w:val="00621D95"/>
    <w:rsid w:val="006236D3"/>
    <w:rsid w:val="00623F64"/>
    <w:rsid w:val="006246AF"/>
    <w:rsid w:val="006248A3"/>
    <w:rsid w:val="00624D83"/>
    <w:rsid w:val="006270F9"/>
    <w:rsid w:val="0062771C"/>
    <w:rsid w:val="006304D4"/>
    <w:rsid w:val="0063054D"/>
    <w:rsid w:val="006312F6"/>
    <w:rsid w:val="00632771"/>
    <w:rsid w:val="0063279C"/>
    <w:rsid w:val="00632921"/>
    <w:rsid w:val="00632AFE"/>
    <w:rsid w:val="00633DA1"/>
    <w:rsid w:val="00634A8C"/>
    <w:rsid w:val="00636A99"/>
    <w:rsid w:val="00636CC3"/>
    <w:rsid w:val="00636D5F"/>
    <w:rsid w:val="00640685"/>
    <w:rsid w:val="0064189C"/>
    <w:rsid w:val="006421CE"/>
    <w:rsid w:val="006427F4"/>
    <w:rsid w:val="0064292A"/>
    <w:rsid w:val="00645185"/>
    <w:rsid w:val="00646086"/>
    <w:rsid w:val="00646594"/>
    <w:rsid w:val="006466F7"/>
    <w:rsid w:val="006468FC"/>
    <w:rsid w:val="00646CD6"/>
    <w:rsid w:val="00646D9D"/>
    <w:rsid w:val="006500A7"/>
    <w:rsid w:val="00650AEF"/>
    <w:rsid w:val="00652AD5"/>
    <w:rsid w:val="006536D6"/>
    <w:rsid w:val="006539C0"/>
    <w:rsid w:val="00653FA2"/>
    <w:rsid w:val="0065463E"/>
    <w:rsid w:val="006552EC"/>
    <w:rsid w:val="00657B33"/>
    <w:rsid w:val="00657F9E"/>
    <w:rsid w:val="00661683"/>
    <w:rsid w:val="0066468C"/>
    <w:rsid w:val="006646BC"/>
    <w:rsid w:val="006654F7"/>
    <w:rsid w:val="006666FA"/>
    <w:rsid w:val="006667ED"/>
    <w:rsid w:val="00666C4E"/>
    <w:rsid w:val="006673D1"/>
    <w:rsid w:val="00672043"/>
    <w:rsid w:val="0067268A"/>
    <w:rsid w:val="0067462D"/>
    <w:rsid w:val="00674CB1"/>
    <w:rsid w:val="006754CE"/>
    <w:rsid w:val="006758D4"/>
    <w:rsid w:val="0067594E"/>
    <w:rsid w:val="00677B9A"/>
    <w:rsid w:val="00681A1E"/>
    <w:rsid w:val="00681D72"/>
    <w:rsid w:val="006822BD"/>
    <w:rsid w:val="00682B40"/>
    <w:rsid w:val="00683030"/>
    <w:rsid w:val="006849C2"/>
    <w:rsid w:val="00686687"/>
    <w:rsid w:val="00687FB9"/>
    <w:rsid w:val="00690847"/>
    <w:rsid w:val="00690988"/>
    <w:rsid w:val="0069164A"/>
    <w:rsid w:val="00692966"/>
    <w:rsid w:val="00692996"/>
    <w:rsid w:val="00693943"/>
    <w:rsid w:val="00695C94"/>
    <w:rsid w:val="00695DA4"/>
    <w:rsid w:val="0069662D"/>
    <w:rsid w:val="006A073D"/>
    <w:rsid w:val="006A09B5"/>
    <w:rsid w:val="006A24C1"/>
    <w:rsid w:val="006A2C88"/>
    <w:rsid w:val="006A3796"/>
    <w:rsid w:val="006A4EA4"/>
    <w:rsid w:val="006A5AB6"/>
    <w:rsid w:val="006A5B6F"/>
    <w:rsid w:val="006A7253"/>
    <w:rsid w:val="006A7977"/>
    <w:rsid w:val="006B01FE"/>
    <w:rsid w:val="006B18B5"/>
    <w:rsid w:val="006B20A1"/>
    <w:rsid w:val="006B2E91"/>
    <w:rsid w:val="006B4B2B"/>
    <w:rsid w:val="006B502B"/>
    <w:rsid w:val="006B5CF3"/>
    <w:rsid w:val="006B5F77"/>
    <w:rsid w:val="006B6CE7"/>
    <w:rsid w:val="006C0ACF"/>
    <w:rsid w:val="006C0EC1"/>
    <w:rsid w:val="006C1A56"/>
    <w:rsid w:val="006C26DE"/>
    <w:rsid w:val="006C2B49"/>
    <w:rsid w:val="006C33B5"/>
    <w:rsid w:val="006C39FA"/>
    <w:rsid w:val="006C6A08"/>
    <w:rsid w:val="006C7045"/>
    <w:rsid w:val="006D1484"/>
    <w:rsid w:val="006D2E10"/>
    <w:rsid w:val="006D3250"/>
    <w:rsid w:val="006D36CE"/>
    <w:rsid w:val="006D3FBE"/>
    <w:rsid w:val="006D7C59"/>
    <w:rsid w:val="006E2468"/>
    <w:rsid w:val="006E2650"/>
    <w:rsid w:val="006E4E13"/>
    <w:rsid w:val="006E5976"/>
    <w:rsid w:val="006E62EB"/>
    <w:rsid w:val="006E63AB"/>
    <w:rsid w:val="006E647E"/>
    <w:rsid w:val="006E7370"/>
    <w:rsid w:val="006F069A"/>
    <w:rsid w:val="006F0EFC"/>
    <w:rsid w:val="006F1B65"/>
    <w:rsid w:val="006F48E2"/>
    <w:rsid w:val="006F5A8D"/>
    <w:rsid w:val="007003C0"/>
    <w:rsid w:val="0070055B"/>
    <w:rsid w:val="00700576"/>
    <w:rsid w:val="007024FE"/>
    <w:rsid w:val="007027E6"/>
    <w:rsid w:val="00703A82"/>
    <w:rsid w:val="0070405C"/>
    <w:rsid w:val="0070642B"/>
    <w:rsid w:val="00710096"/>
    <w:rsid w:val="00711E29"/>
    <w:rsid w:val="00712942"/>
    <w:rsid w:val="00712DD0"/>
    <w:rsid w:val="00713089"/>
    <w:rsid w:val="00713284"/>
    <w:rsid w:val="007135A2"/>
    <w:rsid w:val="0071397D"/>
    <w:rsid w:val="0071542C"/>
    <w:rsid w:val="00715FF9"/>
    <w:rsid w:val="00716735"/>
    <w:rsid w:val="007217B3"/>
    <w:rsid w:val="007236DE"/>
    <w:rsid w:val="00724B72"/>
    <w:rsid w:val="00725724"/>
    <w:rsid w:val="007264C3"/>
    <w:rsid w:val="00726B79"/>
    <w:rsid w:val="007273E3"/>
    <w:rsid w:val="007273E6"/>
    <w:rsid w:val="00727BD0"/>
    <w:rsid w:val="007323FC"/>
    <w:rsid w:val="00733384"/>
    <w:rsid w:val="00733501"/>
    <w:rsid w:val="00733E3E"/>
    <w:rsid w:val="00733E60"/>
    <w:rsid w:val="007366BD"/>
    <w:rsid w:val="00736936"/>
    <w:rsid w:val="00737376"/>
    <w:rsid w:val="00737D23"/>
    <w:rsid w:val="0074017F"/>
    <w:rsid w:val="00740A0C"/>
    <w:rsid w:val="00740B3B"/>
    <w:rsid w:val="007414B2"/>
    <w:rsid w:val="00742812"/>
    <w:rsid w:val="00742A28"/>
    <w:rsid w:val="0074358D"/>
    <w:rsid w:val="00743BAC"/>
    <w:rsid w:val="0074467B"/>
    <w:rsid w:val="00746A37"/>
    <w:rsid w:val="00751E65"/>
    <w:rsid w:val="00752A00"/>
    <w:rsid w:val="0075311C"/>
    <w:rsid w:val="00756475"/>
    <w:rsid w:val="00756BE9"/>
    <w:rsid w:val="00757658"/>
    <w:rsid w:val="0076043A"/>
    <w:rsid w:val="007606B7"/>
    <w:rsid w:val="00760AD7"/>
    <w:rsid w:val="0076127A"/>
    <w:rsid w:val="00763B02"/>
    <w:rsid w:val="0076525D"/>
    <w:rsid w:val="00766931"/>
    <w:rsid w:val="00767071"/>
    <w:rsid w:val="007672AB"/>
    <w:rsid w:val="0076794C"/>
    <w:rsid w:val="00767C3A"/>
    <w:rsid w:val="007706FC"/>
    <w:rsid w:val="00770E72"/>
    <w:rsid w:val="00770FE5"/>
    <w:rsid w:val="007724F3"/>
    <w:rsid w:val="00773750"/>
    <w:rsid w:val="00774D53"/>
    <w:rsid w:val="00776894"/>
    <w:rsid w:val="0077711D"/>
    <w:rsid w:val="00777CD6"/>
    <w:rsid w:val="007802BD"/>
    <w:rsid w:val="007802C6"/>
    <w:rsid w:val="0078074B"/>
    <w:rsid w:val="00780F5C"/>
    <w:rsid w:val="00781266"/>
    <w:rsid w:val="00781678"/>
    <w:rsid w:val="007828F3"/>
    <w:rsid w:val="00782B28"/>
    <w:rsid w:val="00782C3B"/>
    <w:rsid w:val="007837D0"/>
    <w:rsid w:val="00783862"/>
    <w:rsid w:val="00784907"/>
    <w:rsid w:val="00786167"/>
    <w:rsid w:val="0078628B"/>
    <w:rsid w:val="007865A9"/>
    <w:rsid w:val="00787555"/>
    <w:rsid w:val="0079067F"/>
    <w:rsid w:val="0079165C"/>
    <w:rsid w:val="007919FC"/>
    <w:rsid w:val="007936D9"/>
    <w:rsid w:val="007937A0"/>
    <w:rsid w:val="00793CFC"/>
    <w:rsid w:val="00794ACA"/>
    <w:rsid w:val="00794AFA"/>
    <w:rsid w:val="007952B7"/>
    <w:rsid w:val="0079538D"/>
    <w:rsid w:val="007953A2"/>
    <w:rsid w:val="00796A03"/>
    <w:rsid w:val="0079785E"/>
    <w:rsid w:val="00797D23"/>
    <w:rsid w:val="007A0DC3"/>
    <w:rsid w:val="007A132A"/>
    <w:rsid w:val="007A1DD5"/>
    <w:rsid w:val="007A25DF"/>
    <w:rsid w:val="007A2DD6"/>
    <w:rsid w:val="007A3353"/>
    <w:rsid w:val="007A3B45"/>
    <w:rsid w:val="007A3F72"/>
    <w:rsid w:val="007A51F6"/>
    <w:rsid w:val="007A5291"/>
    <w:rsid w:val="007B1C49"/>
    <w:rsid w:val="007B1C70"/>
    <w:rsid w:val="007B523B"/>
    <w:rsid w:val="007B56B8"/>
    <w:rsid w:val="007B5D07"/>
    <w:rsid w:val="007B72B5"/>
    <w:rsid w:val="007C0072"/>
    <w:rsid w:val="007C1E74"/>
    <w:rsid w:val="007C227F"/>
    <w:rsid w:val="007C290E"/>
    <w:rsid w:val="007C4D3A"/>
    <w:rsid w:val="007C536C"/>
    <w:rsid w:val="007C550F"/>
    <w:rsid w:val="007C7AE6"/>
    <w:rsid w:val="007C7D45"/>
    <w:rsid w:val="007D15A3"/>
    <w:rsid w:val="007D2D67"/>
    <w:rsid w:val="007D2FE7"/>
    <w:rsid w:val="007D3520"/>
    <w:rsid w:val="007D37C5"/>
    <w:rsid w:val="007D39EE"/>
    <w:rsid w:val="007D3DAB"/>
    <w:rsid w:val="007D42E4"/>
    <w:rsid w:val="007D4563"/>
    <w:rsid w:val="007D4C03"/>
    <w:rsid w:val="007D5A58"/>
    <w:rsid w:val="007D6128"/>
    <w:rsid w:val="007D6CBE"/>
    <w:rsid w:val="007D6EE3"/>
    <w:rsid w:val="007D6EFF"/>
    <w:rsid w:val="007D7660"/>
    <w:rsid w:val="007E05A7"/>
    <w:rsid w:val="007E0813"/>
    <w:rsid w:val="007E2EE7"/>
    <w:rsid w:val="007E39DB"/>
    <w:rsid w:val="007E39EF"/>
    <w:rsid w:val="007E55C1"/>
    <w:rsid w:val="007E6DF3"/>
    <w:rsid w:val="007E7CDB"/>
    <w:rsid w:val="007F08E1"/>
    <w:rsid w:val="007F0FBF"/>
    <w:rsid w:val="007F102D"/>
    <w:rsid w:val="007F1C1C"/>
    <w:rsid w:val="007F2E0C"/>
    <w:rsid w:val="007F3255"/>
    <w:rsid w:val="007F4027"/>
    <w:rsid w:val="007F5EB2"/>
    <w:rsid w:val="007F64A4"/>
    <w:rsid w:val="007F6D8D"/>
    <w:rsid w:val="007F76D8"/>
    <w:rsid w:val="00802052"/>
    <w:rsid w:val="00802D85"/>
    <w:rsid w:val="00803368"/>
    <w:rsid w:val="00804E7D"/>
    <w:rsid w:val="00805055"/>
    <w:rsid w:val="0080773A"/>
    <w:rsid w:val="00810ECE"/>
    <w:rsid w:val="008111AB"/>
    <w:rsid w:val="008114A2"/>
    <w:rsid w:val="00811610"/>
    <w:rsid w:val="0081274F"/>
    <w:rsid w:val="00812814"/>
    <w:rsid w:val="0081290E"/>
    <w:rsid w:val="008131B3"/>
    <w:rsid w:val="00813E2C"/>
    <w:rsid w:val="0081411B"/>
    <w:rsid w:val="008149FD"/>
    <w:rsid w:val="00814FD8"/>
    <w:rsid w:val="0081505A"/>
    <w:rsid w:val="00815595"/>
    <w:rsid w:val="00816968"/>
    <w:rsid w:val="00817FB4"/>
    <w:rsid w:val="008201E3"/>
    <w:rsid w:val="008202FF"/>
    <w:rsid w:val="00820E07"/>
    <w:rsid w:val="00820F06"/>
    <w:rsid w:val="008213AF"/>
    <w:rsid w:val="00822B6C"/>
    <w:rsid w:val="00823444"/>
    <w:rsid w:val="00824DDB"/>
    <w:rsid w:val="008259CB"/>
    <w:rsid w:val="00826CAF"/>
    <w:rsid w:val="008273B2"/>
    <w:rsid w:val="00830733"/>
    <w:rsid w:val="00830F07"/>
    <w:rsid w:val="008316FE"/>
    <w:rsid w:val="008324DC"/>
    <w:rsid w:val="00835A11"/>
    <w:rsid w:val="00835DA0"/>
    <w:rsid w:val="008362E4"/>
    <w:rsid w:val="0083650B"/>
    <w:rsid w:val="008367E6"/>
    <w:rsid w:val="00836A4B"/>
    <w:rsid w:val="00837374"/>
    <w:rsid w:val="00837D56"/>
    <w:rsid w:val="00840027"/>
    <w:rsid w:val="00841B8E"/>
    <w:rsid w:val="00843976"/>
    <w:rsid w:val="00843CE4"/>
    <w:rsid w:val="00845BDF"/>
    <w:rsid w:val="00846E2F"/>
    <w:rsid w:val="008475A4"/>
    <w:rsid w:val="00847B0E"/>
    <w:rsid w:val="0085058A"/>
    <w:rsid w:val="00850669"/>
    <w:rsid w:val="00850734"/>
    <w:rsid w:val="0085099A"/>
    <w:rsid w:val="00850B9C"/>
    <w:rsid w:val="00852CF0"/>
    <w:rsid w:val="008579A7"/>
    <w:rsid w:val="00864279"/>
    <w:rsid w:val="008645D8"/>
    <w:rsid w:val="00864653"/>
    <w:rsid w:val="00865D30"/>
    <w:rsid w:val="008662AD"/>
    <w:rsid w:val="00866450"/>
    <w:rsid w:val="008672A7"/>
    <w:rsid w:val="008675D3"/>
    <w:rsid w:val="0086799F"/>
    <w:rsid w:val="00870E61"/>
    <w:rsid w:val="008710BF"/>
    <w:rsid w:val="0087163F"/>
    <w:rsid w:val="00872984"/>
    <w:rsid w:val="00872AE4"/>
    <w:rsid w:val="008730F1"/>
    <w:rsid w:val="00873109"/>
    <w:rsid w:val="00873205"/>
    <w:rsid w:val="008743FC"/>
    <w:rsid w:val="00876DA0"/>
    <w:rsid w:val="00877E24"/>
    <w:rsid w:val="00877EE2"/>
    <w:rsid w:val="00880043"/>
    <w:rsid w:val="008810E1"/>
    <w:rsid w:val="00881BB8"/>
    <w:rsid w:val="00882F97"/>
    <w:rsid w:val="00884336"/>
    <w:rsid w:val="0088532A"/>
    <w:rsid w:val="0088541A"/>
    <w:rsid w:val="00885A81"/>
    <w:rsid w:val="008867DA"/>
    <w:rsid w:val="00886B54"/>
    <w:rsid w:val="00887459"/>
    <w:rsid w:val="008909F8"/>
    <w:rsid w:val="008917DF"/>
    <w:rsid w:val="00891ABB"/>
    <w:rsid w:val="0089312B"/>
    <w:rsid w:val="00894670"/>
    <w:rsid w:val="0089586E"/>
    <w:rsid w:val="008971E2"/>
    <w:rsid w:val="008A0F55"/>
    <w:rsid w:val="008A224F"/>
    <w:rsid w:val="008A2394"/>
    <w:rsid w:val="008A2430"/>
    <w:rsid w:val="008A24F9"/>
    <w:rsid w:val="008A269B"/>
    <w:rsid w:val="008A2A78"/>
    <w:rsid w:val="008A30AE"/>
    <w:rsid w:val="008A447F"/>
    <w:rsid w:val="008A4C30"/>
    <w:rsid w:val="008A4D5F"/>
    <w:rsid w:val="008A52AE"/>
    <w:rsid w:val="008A52B2"/>
    <w:rsid w:val="008A54ED"/>
    <w:rsid w:val="008A558E"/>
    <w:rsid w:val="008A7D79"/>
    <w:rsid w:val="008B002D"/>
    <w:rsid w:val="008B15A7"/>
    <w:rsid w:val="008B197E"/>
    <w:rsid w:val="008B1BC3"/>
    <w:rsid w:val="008B1F0C"/>
    <w:rsid w:val="008B22DC"/>
    <w:rsid w:val="008B3E8A"/>
    <w:rsid w:val="008B5BDB"/>
    <w:rsid w:val="008B6354"/>
    <w:rsid w:val="008C0989"/>
    <w:rsid w:val="008C0E74"/>
    <w:rsid w:val="008C13ED"/>
    <w:rsid w:val="008C1C8F"/>
    <w:rsid w:val="008C2237"/>
    <w:rsid w:val="008C2671"/>
    <w:rsid w:val="008C2778"/>
    <w:rsid w:val="008C293F"/>
    <w:rsid w:val="008C50D2"/>
    <w:rsid w:val="008C6480"/>
    <w:rsid w:val="008C67FA"/>
    <w:rsid w:val="008C6862"/>
    <w:rsid w:val="008C6C8B"/>
    <w:rsid w:val="008C74C9"/>
    <w:rsid w:val="008C79EF"/>
    <w:rsid w:val="008D0410"/>
    <w:rsid w:val="008D0BC4"/>
    <w:rsid w:val="008D30B0"/>
    <w:rsid w:val="008D3E3F"/>
    <w:rsid w:val="008D51D6"/>
    <w:rsid w:val="008D5CA2"/>
    <w:rsid w:val="008D5F1F"/>
    <w:rsid w:val="008D7D78"/>
    <w:rsid w:val="008E11E8"/>
    <w:rsid w:val="008E15DD"/>
    <w:rsid w:val="008E1AA5"/>
    <w:rsid w:val="008E1CFB"/>
    <w:rsid w:val="008E1E85"/>
    <w:rsid w:val="008E474D"/>
    <w:rsid w:val="008E4BBD"/>
    <w:rsid w:val="008E710C"/>
    <w:rsid w:val="008E72E8"/>
    <w:rsid w:val="008F26FE"/>
    <w:rsid w:val="008F2FC2"/>
    <w:rsid w:val="008F3D69"/>
    <w:rsid w:val="008F4427"/>
    <w:rsid w:val="008F49DC"/>
    <w:rsid w:val="008F5034"/>
    <w:rsid w:val="008F5429"/>
    <w:rsid w:val="008F6160"/>
    <w:rsid w:val="008F641E"/>
    <w:rsid w:val="00900453"/>
    <w:rsid w:val="009006D9"/>
    <w:rsid w:val="0090158A"/>
    <w:rsid w:val="009018BF"/>
    <w:rsid w:val="00902B91"/>
    <w:rsid w:val="0090375D"/>
    <w:rsid w:val="009039F0"/>
    <w:rsid w:val="00903DC5"/>
    <w:rsid w:val="0090508F"/>
    <w:rsid w:val="00907249"/>
    <w:rsid w:val="00907AD0"/>
    <w:rsid w:val="0091082C"/>
    <w:rsid w:val="00910C78"/>
    <w:rsid w:val="0091134F"/>
    <w:rsid w:val="00911DF2"/>
    <w:rsid w:val="00912037"/>
    <w:rsid w:val="009124AE"/>
    <w:rsid w:val="00912DAD"/>
    <w:rsid w:val="00913693"/>
    <w:rsid w:val="00913C05"/>
    <w:rsid w:val="00914019"/>
    <w:rsid w:val="00914088"/>
    <w:rsid w:val="009159EB"/>
    <w:rsid w:val="00916C11"/>
    <w:rsid w:val="009170EC"/>
    <w:rsid w:val="009174A7"/>
    <w:rsid w:val="00920C3F"/>
    <w:rsid w:val="00920D1F"/>
    <w:rsid w:val="00921538"/>
    <w:rsid w:val="00921971"/>
    <w:rsid w:val="00921A22"/>
    <w:rsid w:val="00922771"/>
    <w:rsid w:val="009229C5"/>
    <w:rsid w:val="00923252"/>
    <w:rsid w:val="00923838"/>
    <w:rsid w:val="009239F7"/>
    <w:rsid w:val="00926419"/>
    <w:rsid w:val="009269C2"/>
    <w:rsid w:val="00927079"/>
    <w:rsid w:val="009276FB"/>
    <w:rsid w:val="00927C74"/>
    <w:rsid w:val="009301FE"/>
    <w:rsid w:val="00930D83"/>
    <w:rsid w:val="00931FCC"/>
    <w:rsid w:val="009329F0"/>
    <w:rsid w:val="00932FED"/>
    <w:rsid w:val="009334DD"/>
    <w:rsid w:val="00936DC2"/>
    <w:rsid w:val="00940929"/>
    <w:rsid w:val="009409A0"/>
    <w:rsid w:val="00942257"/>
    <w:rsid w:val="00944097"/>
    <w:rsid w:val="0094487D"/>
    <w:rsid w:val="00944A20"/>
    <w:rsid w:val="00944A5B"/>
    <w:rsid w:val="0094581D"/>
    <w:rsid w:val="00947219"/>
    <w:rsid w:val="00947976"/>
    <w:rsid w:val="00950A25"/>
    <w:rsid w:val="00950BF7"/>
    <w:rsid w:val="00952EC8"/>
    <w:rsid w:val="00953BE9"/>
    <w:rsid w:val="0095512E"/>
    <w:rsid w:val="0095696C"/>
    <w:rsid w:val="00956F26"/>
    <w:rsid w:val="00956FE5"/>
    <w:rsid w:val="00960EC0"/>
    <w:rsid w:val="00961180"/>
    <w:rsid w:val="009617D5"/>
    <w:rsid w:val="00961AE0"/>
    <w:rsid w:val="009621E8"/>
    <w:rsid w:val="0096296C"/>
    <w:rsid w:val="009639D3"/>
    <w:rsid w:val="00963E4E"/>
    <w:rsid w:val="00965472"/>
    <w:rsid w:val="00965804"/>
    <w:rsid w:val="00966DD5"/>
    <w:rsid w:val="0096703C"/>
    <w:rsid w:val="00967C3F"/>
    <w:rsid w:val="009718C8"/>
    <w:rsid w:val="00972649"/>
    <w:rsid w:val="009738BE"/>
    <w:rsid w:val="00973E37"/>
    <w:rsid w:val="00974EA3"/>
    <w:rsid w:val="00975C53"/>
    <w:rsid w:val="0097656E"/>
    <w:rsid w:val="009771BF"/>
    <w:rsid w:val="0097730B"/>
    <w:rsid w:val="009804F7"/>
    <w:rsid w:val="00980DC4"/>
    <w:rsid w:val="0098114F"/>
    <w:rsid w:val="00982189"/>
    <w:rsid w:val="00982D7D"/>
    <w:rsid w:val="00983AE4"/>
    <w:rsid w:val="00983F4D"/>
    <w:rsid w:val="00984212"/>
    <w:rsid w:val="009848EC"/>
    <w:rsid w:val="0098581E"/>
    <w:rsid w:val="009872A4"/>
    <w:rsid w:val="009874DE"/>
    <w:rsid w:val="009914E4"/>
    <w:rsid w:val="00991967"/>
    <w:rsid w:val="00991CB0"/>
    <w:rsid w:val="00991D35"/>
    <w:rsid w:val="00991D75"/>
    <w:rsid w:val="00992194"/>
    <w:rsid w:val="0099268B"/>
    <w:rsid w:val="00992C95"/>
    <w:rsid w:val="00995511"/>
    <w:rsid w:val="00997072"/>
    <w:rsid w:val="0099797B"/>
    <w:rsid w:val="009A03F6"/>
    <w:rsid w:val="009A086E"/>
    <w:rsid w:val="009A0A60"/>
    <w:rsid w:val="009A1273"/>
    <w:rsid w:val="009A1A8C"/>
    <w:rsid w:val="009A2491"/>
    <w:rsid w:val="009A3135"/>
    <w:rsid w:val="009A3801"/>
    <w:rsid w:val="009A4DA8"/>
    <w:rsid w:val="009A4E30"/>
    <w:rsid w:val="009A5DC7"/>
    <w:rsid w:val="009A6084"/>
    <w:rsid w:val="009A7ABD"/>
    <w:rsid w:val="009B204E"/>
    <w:rsid w:val="009B316E"/>
    <w:rsid w:val="009B3D86"/>
    <w:rsid w:val="009B41A5"/>
    <w:rsid w:val="009B44E2"/>
    <w:rsid w:val="009B4897"/>
    <w:rsid w:val="009B4E6A"/>
    <w:rsid w:val="009B52BD"/>
    <w:rsid w:val="009B5F68"/>
    <w:rsid w:val="009B650D"/>
    <w:rsid w:val="009B6EBE"/>
    <w:rsid w:val="009C046F"/>
    <w:rsid w:val="009C3412"/>
    <w:rsid w:val="009C3921"/>
    <w:rsid w:val="009C3DD4"/>
    <w:rsid w:val="009C4D1C"/>
    <w:rsid w:val="009C5E89"/>
    <w:rsid w:val="009C6778"/>
    <w:rsid w:val="009C7AFB"/>
    <w:rsid w:val="009D0166"/>
    <w:rsid w:val="009D04D7"/>
    <w:rsid w:val="009D290F"/>
    <w:rsid w:val="009D3301"/>
    <w:rsid w:val="009D3B7E"/>
    <w:rsid w:val="009D3C3B"/>
    <w:rsid w:val="009D4811"/>
    <w:rsid w:val="009D516F"/>
    <w:rsid w:val="009D6DB9"/>
    <w:rsid w:val="009D70C3"/>
    <w:rsid w:val="009E04BD"/>
    <w:rsid w:val="009E1B81"/>
    <w:rsid w:val="009E1BF3"/>
    <w:rsid w:val="009E3724"/>
    <w:rsid w:val="009E39DC"/>
    <w:rsid w:val="009E5281"/>
    <w:rsid w:val="009E52EF"/>
    <w:rsid w:val="009E53FE"/>
    <w:rsid w:val="009E610C"/>
    <w:rsid w:val="009F0ABD"/>
    <w:rsid w:val="009F1134"/>
    <w:rsid w:val="009F1320"/>
    <w:rsid w:val="009F41E7"/>
    <w:rsid w:val="009F4D8E"/>
    <w:rsid w:val="009F5B43"/>
    <w:rsid w:val="009F5F2E"/>
    <w:rsid w:val="009F6D04"/>
    <w:rsid w:val="009F7516"/>
    <w:rsid w:val="009F78AD"/>
    <w:rsid w:val="00A0042C"/>
    <w:rsid w:val="00A00C49"/>
    <w:rsid w:val="00A00CCA"/>
    <w:rsid w:val="00A00CE6"/>
    <w:rsid w:val="00A00FC1"/>
    <w:rsid w:val="00A01918"/>
    <w:rsid w:val="00A02229"/>
    <w:rsid w:val="00A027A5"/>
    <w:rsid w:val="00A02B53"/>
    <w:rsid w:val="00A02D69"/>
    <w:rsid w:val="00A03509"/>
    <w:rsid w:val="00A0364E"/>
    <w:rsid w:val="00A0387D"/>
    <w:rsid w:val="00A052D4"/>
    <w:rsid w:val="00A06143"/>
    <w:rsid w:val="00A06F51"/>
    <w:rsid w:val="00A1028D"/>
    <w:rsid w:val="00A10B03"/>
    <w:rsid w:val="00A111D0"/>
    <w:rsid w:val="00A11320"/>
    <w:rsid w:val="00A11B97"/>
    <w:rsid w:val="00A122B0"/>
    <w:rsid w:val="00A1289B"/>
    <w:rsid w:val="00A143AF"/>
    <w:rsid w:val="00A1602B"/>
    <w:rsid w:val="00A17AEB"/>
    <w:rsid w:val="00A20D08"/>
    <w:rsid w:val="00A23704"/>
    <w:rsid w:val="00A23835"/>
    <w:rsid w:val="00A23A68"/>
    <w:rsid w:val="00A2444E"/>
    <w:rsid w:val="00A25033"/>
    <w:rsid w:val="00A263DD"/>
    <w:rsid w:val="00A26EA9"/>
    <w:rsid w:val="00A30B56"/>
    <w:rsid w:val="00A30BD0"/>
    <w:rsid w:val="00A3335F"/>
    <w:rsid w:val="00A354CC"/>
    <w:rsid w:val="00A35DFA"/>
    <w:rsid w:val="00A35EF1"/>
    <w:rsid w:val="00A35F1B"/>
    <w:rsid w:val="00A36FF0"/>
    <w:rsid w:val="00A37165"/>
    <w:rsid w:val="00A3762D"/>
    <w:rsid w:val="00A37EF1"/>
    <w:rsid w:val="00A403DC"/>
    <w:rsid w:val="00A40E31"/>
    <w:rsid w:val="00A41DBF"/>
    <w:rsid w:val="00A4220D"/>
    <w:rsid w:val="00A42A96"/>
    <w:rsid w:val="00A441DA"/>
    <w:rsid w:val="00A45AAD"/>
    <w:rsid w:val="00A47977"/>
    <w:rsid w:val="00A47CDB"/>
    <w:rsid w:val="00A50CE6"/>
    <w:rsid w:val="00A50FE9"/>
    <w:rsid w:val="00A517D0"/>
    <w:rsid w:val="00A5182D"/>
    <w:rsid w:val="00A52EBF"/>
    <w:rsid w:val="00A53CED"/>
    <w:rsid w:val="00A54DA2"/>
    <w:rsid w:val="00A5504C"/>
    <w:rsid w:val="00A564F4"/>
    <w:rsid w:val="00A567BA"/>
    <w:rsid w:val="00A60A10"/>
    <w:rsid w:val="00A60A52"/>
    <w:rsid w:val="00A60FB5"/>
    <w:rsid w:val="00A61B4F"/>
    <w:rsid w:val="00A62405"/>
    <w:rsid w:val="00A62B2E"/>
    <w:rsid w:val="00A62C2A"/>
    <w:rsid w:val="00A63717"/>
    <w:rsid w:val="00A637A6"/>
    <w:rsid w:val="00A643C8"/>
    <w:rsid w:val="00A66E0D"/>
    <w:rsid w:val="00A67201"/>
    <w:rsid w:val="00A67BA1"/>
    <w:rsid w:val="00A67E26"/>
    <w:rsid w:val="00A70701"/>
    <w:rsid w:val="00A70B8E"/>
    <w:rsid w:val="00A71CDB"/>
    <w:rsid w:val="00A729F9"/>
    <w:rsid w:val="00A73E14"/>
    <w:rsid w:val="00A743F6"/>
    <w:rsid w:val="00A74FE0"/>
    <w:rsid w:val="00A76371"/>
    <w:rsid w:val="00A80A33"/>
    <w:rsid w:val="00A80D41"/>
    <w:rsid w:val="00A81303"/>
    <w:rsid w:val="00A81858"/>
    <w:rsid w:val="00A82284"/>
    <w:rsid w:val="00A8373C"/>
    <w:rsid w:val="00A83B0C"/>
    <w:rsid w:val="00A859DB"/>
    <w:rsid w:val="00A85C35"/>
    <w:rsid w:val="00A85CC1"/>
    <w:rsid w:val="00A85D53"/>
    <w:rsid w:val="00A8611B"/>
    <w:rsid w:val="00A86B9D"/>
    <w:rsid w:val="00A87871"/>
    <w:rsid w:val="00A9059E"/>
    <w:rsid w:val="00A9060C"/>
    <w:rsid w:val="00A91621"/>
    <w:rsid w:val="00A91F4C"/>
    <w:rsid w:val="00A92DFD"/>
    <w:rsid w:val="00A9381E"/>
    <w:rsid w:val="00A9403F"/>
    <w:rsid w:val="00A95A06"/>
    <w:rsid w:val="00A96C21"/>
    <w:rsid w:val="00A9743B"/>
    <w:rsid w:val="00AA05C8"/>
    <w:rsid w:val="00AA08D3"/>
    <w:rsid w:val="00AA1249"/>
    <w:rsid w:val="00AA1275"/>
    <w:rsid w:val="00AA2C1A"/>
    <w:rsid w:val="00AA2F96"/>
    <w:rsid w:val="00AA3876"/>
    <w:rsid w:val="00AA4A81"/>
    <w:rsid w:val="00AA63CB"/>
    <w:rsid w:val="00AA70D9"/>
    <w:rsid w:val="00AB043C"/>
    <w:rsid w:val="00AB160C"/>
    <w:rsid w:val="00AB17B4"/>
    <w:rsid w:val="00AB3BD5"/>
    <w:rsid w:val="00AB61CD"/>
    <w:rsid w:val="00AB73C2"/>
    <w:rsid w:val="00AC03C8"/>
    <w:rsid w:val="00AC04EA"/>
    <w:rsid w:val="00AC06A8"/>
    <w:rsid w:val="00AC188A"/>
    <w:rsid w:val="00AC39B7"/>
    <w:rsid w:val="00AC4BBB"/>
    <w:rsid w:val="00AC5BD2"/>
    <w:rsid w:val="00AD03D1"/>
    <w:rsid w:val="00AD094E"/>
    <w:rsid w:val="00AD1434"/>
    <w:rsid w:val="00AD22E9"/>
    <w:rsid w:val="00AD29F2"/>
    <w:rsid w:val="00AD3DC8"/>
    <w:rsid w:val="00AD47C1"/>
    <w:rsid w:val="00AD47F3"/>
    <w:rsid w:val="00AD5449"/>
    <w:rsid w:val="00AD5B9B"/>
    <w:rsid w:val="00AD5DFF"/>
    <w:rsid w:val="00AD6A34"/>
    <w:rsid w:val="00AE0076"/>
    <w:rsid w:val="00AE0B83"/>
    <w:rsid w:val="00AE1C60"/>
    <w:rsid w:val="00AE2D42"/>
    <w:rsid w:val="00AE2FB0"/>
    <w:rsid w:val="00AE35BC"/>
    <w:rsid w:val="00AE47C6"/>
    <w:rsid w:val="00AE59CC"/>
    <w:rsid w:val="00AE5C74"/>
    <w:rsid w:val="00AE683D"/>
    <w:rsid w:val="00AF1709"/>
    <w:rsid w:val="00AF17DC"/>
    <w:rsid w:val="00AF2BF2"/>
    <w:rsid w:val="00AF39E2"/>
    <w:rsid w:val="00AF3C3D"/>
    <w:rsid w:val="00AF601A"/>
    <w:rsid w:val="00AF740F"/>
    <w:rsid w:val="00B00BC9"/>
    <w:rsid w:val="00B01059"/>
    <w:rsid w:val="00B014CD"/>
    <w:rsid w:val="00B01579"/>
    <w:rsid w:val="00B01855"/>
    <w:rsid w:val="00B03E99"/>
    <w:rsid w:val="00B06640"/>
    <w:rsid w:val="00B0674D"/>
    <w:rsid w:val="00B07B86"/>
    <w:rsid w:val="00B1040E"/>
    <w:rsid w:val="00B1208E"/>
    <w:rsid w:val="00B12ADB"/>
    <w:rsid w:val="00B13163"/>
    <w:rsid w:val="00B13CD1"/>
    <w:rsid w:val="00B143F6"/>
    <w:rsid w:val="00B146A2"/>
    <w:rsid w:val="00B15230"/>
    <w:rsid w:val="00B15A90"/>
    <w:rsid w:val="00B16AA8"/>
    <w:rsid w:val="00B201B8"/>
    <w:rsid w:val="00B20920"/>
    <w:rsid w:val="00B212C2"/>
    <w:rsid w:val="00B21641"/>
    <w:rsid w:val="00B220D7"/>
    <w:rsid w:val="00B24808"/>
    <w:rsid w:val="00B255B5"/>
    <w:rsid w:val="00B25F52"/>
    <w:rsid w:val="00B276AD"/>
    <w:rsid w:val="00B3065B"/>
    <w:rsid w:val="00B311CC"/>
    <w:rsid w:val="00B31A2E"/>
    <w:rsid w:val="00B329E0"/>
    <w:rsid w:val="00B355FB"/>
    <w:rsid w:val="00B35A07"/>
    <w:rsid w:val="00B36C4A"/>
    <w:rsid w:val="00B373C9"/>
    <w:rsid w:val="00B37E85"/>
    <w:rsid w:val="00B40B84"/>
    <w:rsid w:val="00B40BA0"/>
    <w:rsid w:val="00B4159C"/>
    <w:rsid w:val="00B41D8F"/>
    <w:rsid w:val="00B41EB1"/>
    <w:rsid w:val="00B42FD8"/>
    <w:rsid w:val="00B44129"/>
    <w:rsid w:val="00B460F1"/>
    <w:rsid w:val="00B46190"/>
    <w:rsid w:val="00B46262"/>
    <w:rsid w:val="00B50033"/>
    <w:rsid w:val="00B51304"/>
    <w:rsid w:val="00B522E1"/>
    <w:rsid w:val="00B52C50"/>
    <w:rsid w:val="00B55FEC"/>
    <w:rsid w:val="00B5758A"/>
    <w:rsid w:val="00B60EB6"/>
    <w:rsid w:val="00B62359"/>
    <w:rsid w:val="00B638A9"/>
    <w:rsid w:val="00B63B06"/>
    <w:rsid w:val="00B64180"/>
    <w:rsid w:val="00B64568"/>
    <w:rsid w:val="00B655A1"/>
    <w:rsid w:val="00B67992"/>
    <w:rsid w:val="00B67FE5"/>
    <w:rsid w:val="00B71171"/>
    <w:rsid w:val="00B712E7"/>
    <w:rsid w:val="00B72CFC"/>
    <w:rsid w:val="00B731EE"/>
    <w:rsid w:val="00B744FC"/>
    <w:rsid w:val="00B7487A"/>
    <w:rsid w:val="00B75D7B"/>
    <w:rsid w:val="00B775BD"/>
    <w:rsid w:val="00B80E72"/>
    <w:rsid w:val="00B8219C"/>
    <w:rsid w:val="00B826A6"/>
    <w:rsid w:val="00B83048"/>
    <w:rsid w:val="00B84527"/>
    <w:rsid w:val="00B846BC"/>
    <w:rsid w:val="00B849E4"/>
    <w:rsid w:val="00B86B30"/>
    <w:rsid w:val="00B87E71"/>
    <w:rsid w:val="00B911C5"/>
    <w:rsid w:val="00B91B86"/>
    <w:rsid w:val="00B91EBD"/>
    <w:rsid w:val="00B93F95"/>
    <w:rsid w:val="00B94057"/>
    <w:rsid w:val="00B94817"/>
    <w:rsid w:val="00B9491C"/>
    <w:rsid w:val="00B962BB"/>
    <w:rsid w:val="00B9714E"/>
    <w:rsid w:val="00B971D3"/>
    <w:rsid w:val="00B9748B"/>
    <w:rsid w:val="00BA0D64"/>
    <w:rsid w:val="00BA1B2D"/>
    <w:rsid w:val="00BA212C"/>
    <w:rsid w:val="00BA226D"/>
    <w:rsid w:val="00BA260D"/>
    <w:rsid w:val="00BA345A"/>
    <w:rsid w:val="00BA5D87"/>
    <w:rsid w:val="00BA5DDD"/>
    <w:rsid w:val="00BA5EE3"/>
    <w:rsid w:val="00BA66AC"/>
    <w:rsid w:val="00BA68DA"/>
    <w:rsid w:val="00BA69FA"/>
    <w:rsid w:val="00BA6D70"/>
    <w:rsid w:val="00BA7449"/>
    <w:rsid w:val="00BA7AEE"/>
    <w:rsid w:val="00BB0D1F"/>
    <w:rsid w:val="00BB11F9"/>
    <w:rsid w:val="00BB44AB"/>
    <w:rsid w:val="00BB475B"/>
    <w:rsid w:val="00BB53C1"/>
    <w:rsid w:val="00BB5667"/>
    <w:rsid w:val="00BB581E"/>
    <w:rsid w:val="00BB588E"/>
    <w:rsid w:val="00BB632B"/>
    <w:rsid w:val="00BC025D"/>
    <w:rsid w:val="00BC3047"/>
    <w:rsid w:val="00BC3374"/>
    <w:rsid w:val="00BC413E"/>
    <w:rsid w:val="00BC45FA"/>
    <w:rsid w:val="00BC52B4"/>
    <w:rsid w:val="00BC5817"/>
    <w:rsid w:val="00BC59B3"/>
    <w:rsid w:val="00BC5D17"/>
    <w:rsid w:val="00BC6362"/>
    <w:rsid w:val="00BC63F0"/>
    <w:rsid w:val="00BC6E7A"/>
    <w:rsid w:val="00BC7647"/>
    <w:rsid w:val="00BC76E7"/>
    <w:rsid w:val="00BC7C79"/>
    <w:rsid w:val="00BD0DC8"/>
    <w:rsid w:val="00BD21D8"/>
    <w:rsid w:val="00BD2F0E"/>
    <w:rsid w:val="00BD33D9"/>
    <w:rsid w:val="00BD35BD"/>
    <w:rsid w:val="00BD37B4"/>
    <w:rsid w:val="00BD3832"/>
    <w:rsid w:val="00BD519B"/>
    <w:rsid w:val="00BD56F5"/>
    <w:rsid w:val="00BD5977"/>
    <w:rsid w:val="00BD684E"/>
    <w:rsid w:val="00BD6CA5"/>
    <w:rsid w:val="00BD7A16"/>
    <w:rsid w:val="00BE084E"/>
    <w:rsid w:val="00BE26BA"/>
    <w:rsid w:val="00BE2C4E"/>
    <w:rsid w:val="00BE3418"/>
    <w:rsid w:val="00BE40DD"/>
    <w:rsid w:val="00BE4234"/>
    <w:rsid w:val="00BE43AB"/>
    <w:rsid w:val="00BE4571"/>
    <w:rsid w:val="00BE4623"/>
    <w:rsid w:val="00BE5FE3"/>
    <w:rsid w:val="00BE6E7C"/>
    <w:rsid w:val="00BE7EE2"/>
    <w:rsid w:val="00BF00A3"/>
    <w:rsid w:val="00BF07D8"/>
    <w:rsid w:val="00BF1888"/>
    <w:rsid w:val="00BF3F01"/>
    <w:rsid w:val="00BF3F2F"/>
    <w:rsid w:val="00BF6787"/>
    <w:rsid w:val="00BF6947"/>
    <w:rsid w:val="00BF7728"/>
    <w:rsid w:val="00C004CB"/>
    <w:rsid w:val="00C01112"/>
    <w:rsid w:val="00C027AB"/>
    <w:rsid w:val="00C053B2"/>
    <w:rsid w:val="00C05C33"/>
    <w:rsid w:val="00C062B7"/>
    <w:rsid w:val="00C10765"/>
    <w:rsid w:val="00C1099F"/>
    <w:rsid w:val="00C120C3"/>
    <w:rsid w:val="00C12556"/>
    <w:rsid w:val="00C13B94"/>
    <w:rsid w:val="00C13C2E"/>
    <w:rsid w:val="00C14158"/>
    <w:rsid w:val="00C14B24"/>
    <w:rsid w:val="00C15C67"/>
    <w:rsid w:val="00C15FD2"/>
    <w:rsid w:val="00C20B5D"/>
    <w:rsid w:val="00C21011"/>
    <w:rsid w:val="00C213F8"/>
    <w:rsid w:val="00C21E6C"/>
    <w:rsid w:val="00C225E9"/>
    <w:rsid w:val="00C22BE6"/>
    <w:rsid w:val="00C22FFA"/>
    <w:rsid w:val="00C234E8"/>
    <w:rsid w:val="00C235DC"/>
    <w:rsid w:val="00C23DAB"/>
    <w:rsid w:val="00C2446F"/>
    <w:rsid w:val="00C24DA5"/>
    <w:rsid w:val="00C26818"/>
    <w:rsid w:val="00C27941"/>
    <w:rsid w:val="00C27E5A"/>
    <w:rsid w:val="00C30112"/>
    <w:rsid w:val="00C305C0"/>
    <w:rsid w:val="00C309BD"/>
    <w:rsid w:val="00C338B5"/>
    <w:rsid w:val="00C34B08"/>
    <w:rsid w:val="00C373BE"/>
    <w:rsid w:val="00C377DA"/>
    <w:rsid w:val="00C41554"/>
    <w:rsid w:val="00C44C7B"/>
    <w:rsid w:val="00C45F84"/>
    <w:rsid w:val="00C46143"/>
    <w:rsid w:val="00C46270"/>
    <w:rsid w:val="00C463AB"/>
    <w:rsid w:val="00C474E9"/>
    <w:rsid w:val="00C50300"/>
    <w:rsid w:val="00C5030F"/>
    <w:rsid w:val="00C50841"/>
    <w:rsid w:val="00C50DF5"/>
    <w:rsid w:val="00C510C9"/>
    <w:rsid w:val="00C512DE"/>
    <w:rsid w:val="00C515AC"/>
    <w:rsid w:val="00C5299B"/>
    <w:rsid w:val="00C54391"/>
    <w:rsid w:val="00C5451C"/>
    <w:rsid w:val="00C545F6"/>
    <w:rsid w:val="00C5624C"/>
    <w:rsid w:val="00C56287"/>
    <w:rsid w:val="00C57193"/>
    <w:rsid w:val="00C5723C"/>
    <w:rsid w:val="00C57268"/>
    <w:rsid w:val="00C6117B"/>
    <w:rsid w:val="00C61534"/>
    <w:rsid w:val="00C62ECF"/>
    <w:rsid w:val="00C62F0C"/>
    <w:rsid w:val="00C652ED"/>
    <w:rsid w:val="00C65585"/>
    <w:rsid w:val="00C65D9C"/>
    <w:rsid w:val="00C661A6"/>
    <w:rsid w:val="00C664CE"/>
    <w:rsid w:val="00C66925"/>
    <w:rsid w:val="00C66B92"/>
    <w:rsid w:val="00C66C7C"/>
    <w:rsid w:val="00C674CD"/>
    <w:rsid w:val="00C70F31"/>
    <w:rsid w:val="00C717A9"/>
    <w:rsid w:val="00C71CAF"/>
    <w:rsid w:val="00C72A9C"/>
    <w:rsid w:val="00C72FC6"/>
    <w:rsid w:val="00C73A0A"/>
    <w:rsid w:val="00C73F71"/>
    <w:rsid w:val="00C73FCD"/>
    <w:rsid w:val="00C7517B"/>
    <w:rsid w:val="00C77728"/>
    <w:rsid w:val="00C809C7"/>
    <w:rsid w:val="00C80CC8"/>
    <w:rsid w:val="00C80E01"/>
    <w:rsid w:val="00C82AFB"/>
    <w:rsid w:val="00C83D1C"/>
    <w:rsid w:val="00C8447B"/>
    <w:rsid w:val="00C844D1"/>
    <w:rsid w:val="00C846E7"/>
    <w:rsid w:val="00C84AEB"/>
    <w:rsid w:val="00C900E1"/>
    <w:rsid w:val="00C904D0"/>
    <w:rsid w:val="00C938D2"/>
    <w:rsid w:val="00C95B61"/>
    <w:rsid w:val="00C96470"/>
    <w:rsid w:val="00C96C7A"/>
    <w:rsid w:val="00C97A74"/>
    <w:rsid w:val="00CA0ED5"/>
    <w:rsid w:val="00CA1DCF"/>
    <w:rsid w:val="00CA2E51"/>
    <w:rsid w:val="00CA345C"/>
    <w:rsid w:val="00CA437E"/>
    <w:rsid w:val="00CA43B4"/>
    <w:rsid w:val="00CA475B"/>
    <w:rsid w:val="00CA4965"/>
    <w:rsid w:val="00CA67D2"/>
    <w:rsid w:val="00CA6936"/>
    <w:rsid w:val="00CA6C81"/>
    <w:rsid w:val="00CA76ED"/>
    <w:rsid w:val="00CB06C4"/>
    <w:rsid w:val="00CB09C0"/>
    <w:rsid w:val="00CB1C22"/>
    <w:rsid w:val="00CB227B"/>
    <w:rsid w:val="00CB22B6"/>
    <w:rsid w:val="00CB438D"/>
    <w:rsid w:val="00CB4C7F"/>
    <w:rsid w:val="00CB5414"/>
    <w:rsid w:val="00CB54FA"/>
    <w:rsid w:val="00CB7B06"/>
    <w:rsid w:val="00CB7D40"/>
    <w:rsid w:val="00CB7E1F"/>
    <w:rsid w:val="00CC02A6"/>
    <w:rsid w:val="00CC2147"/>
    <w:rsid w:val="00CC2C52"/>
    <w:rsid w:val="00CC3CD4"/>
    <w:rsid w:val="00CC432C"/>
    <w:rsid w:val="00CC452B"/>
    <w:rsid w:val="00CC4B33"/>
    <w:rsid w:val="00CC4C5C"/>
    <w:rsid w:val="00CC5A4E"/>
    <w:rsid w:val="00CC5D20"/>
    <w:rsid w:val="00CC6E05"/>
    <w:rsid w:val="00CC7A08"/>
    <w:rsid w:val="00CC7E53"/>
    <w:rsid w:val="00CD0AFC"/>
    <w:rsid w:val="00CD191B"/>
    <w:rsid w:val="00CD2003"/>
    <w:rsid w:val="00CD3157"/>
    <w:rsid w:val="00CD3200"/>
    <w:rsid w:val="00CD350E"/>
    <w:rsid w:val="00CD3760"/>
    <w:rsid w:val="00CD4D46"/>
    <w:rsid w:val="00CD6374"/>
    <w:rsid w:val="00CD7C42"/>
    <w:rsid w:val="00CE0686"/>
    <w:rsid w:val="00CE126F"/>
    <w:rsid w:val="00CE2E8F"/>
    <w:rsid w:val="00CE4D25"/>
    <w:rsid w:val="00CE4E05"/>
    <w:rsid w:val="00CE641C"/>
    <w:rsid w:val="00CE729C"/>
    <w:rsid w:val="00CE7D64"/>
    <w:rsid w:val="00CE7F76"/>
    <w:rsid w:val="00CF283B"/>
    <w:rsid w:val="00CF324B"/>
    <w:rsid w:val="00CF5E7C"/>
    <w:rsid w:val="00CF7DDC"/>
    <w:rsid w:val="00D0051A"/>
    <w:rsid w:val="00D0140D"/>
    <w:rsid w:val="00D01F04"/>
    <w:rsid w:val="00D02C5D"/>
    <w:rsid w:val="00D034A2"/>
    <w:rsid w:val="00D04D3A"/>
    <w:rsid w:val="00D0501D"/>
    <w:rsid w:val="00D066F8"/>
    <w:rsid w:val="00D10634"/>
    <w:rsid w:val="00D11159"/>
    <w:rsid w:val="00D1252C"/>
    <w:rsid w:val="00D134DC"/>
    <w:rsid w:val="00D14713"/>
    <w:rsid w:val="00D15868"/>
    <w:rsid w:val="00D15A7C"/>
    <w:rsid w:val="00D1611F"/>
    <w:rsid w:val="00D16154"/>
    <w:rsid w:val="00D16431"/>
    <w:rsid w:val="00D16D6E"/>
    <w:rsid w:val="00D17263"/>
    <w:rsid w:val="00D17415"/>
    <w:rsid w:val="00D20087"/>
    <w:rsid w:val="00D21F83"/>
    <w:rsid w:val="00D2295E"/>
    <w:rsid w:val="00D2505E"/>
    <w:rsid w:val="00D262B5"/>
    <w:rsid w:val="00D26708"/>
    <w:rsid w:val="00D276ED"/>
    <w:rsid w:val="00D27A9E"/>
    <w:rsid w:val="00D3103A"/>
    <w:rsid w:val="00D31066"/>
    <w:rsid w:val="00D313BF"/>
    <w:rsid w:val="00D331E2"/>
    <w:rsid w:val="00D33CC0"/>
    <w:rsid w:val="00D34637"/>
    <w:rsid w:val="00D34660"/>
    <w:rsid w:val="00D3478E"/>
    <w:rsid w:val="00D358A2"/>
    <w:rsid w:val="00D36714"/>
    <w:rsid w:val="00D37035"/>
    <w:rsid w:val="00D37859"/>
    <w:rsid w:val="00D41B21"/>
    <w:rsid w:val="00D43163"/>
    <w:rsid w:val="00D438D9"/>
    <w:rsid w:val="00D43BCF"/>
    <w:rsid w:val="00D4402A"/>
    <w:rsid w:val="00D44938"/>
    <w:rsid w:val="00D457E5"/>
    <w:rsid w:val="00D462F8"/>
    <w:rsid w:val="00D469AA"/>
    <w:rsid w:val="00D47ECF"/>
    <w:rsid w:val="00D51790"/>
    <w:rsid w:val="00D51C8B"/>
    <w:rsid w:val="00D54060"/>
    <w:rsid w:val="00D5488F"/>
    <w:rsid w:val="00D5593E"/>
    <w:rsid w:val="00D55A7F"/>
    <w:rsid w:val="00D55C81"/>
    <w:rsid w:val="00D56560"/>
    <w:rsid w:val="00D604F7"/>
    <w:rsid w:val="00D60DCA"/>
    <w:rsid w:val="00D61851"/>
    <w:rsid w:val="00D61AE0"/>
    <w:rsid w:val="00D624BA"/>
    <w:rsid w:val="00D6273F"/>
    <w:rsid w:val="00D62BED"/>
    <w:rsid w:val="00D63652"/>
    <w:rsid w:val="00D65F93"/>
    <w:rsid w:val="00D67297"/>
    <w:rsid w:val="00D6774F"/>
    <w:rsid w:val="00D7264C"/>
    <w:rsid w:val="00D765BC"/>
    <w:rsid w:val="00D76C77"/>
    <w:rsid w:val="00D77017"/>
    <w:rsid w:val="00D77F33"/>
    <w:rsid w:val="00D8022C"/>
    <w:rsid w:val="00D8042C"/>
    <w:rsid w:val="00D80C56"/>
    <w:rsid w:val="00D81FBE"/>
    <w:rsid w:val="00D81FFE"/>
    <w:rsid w:val="00D82757"/>
    <w:rsid w:val="00D828A0"/>
    <w:rsid w:val="00D83594"/>
    <w:rsid w:val="00D848FB"/>
    <w:rsid w:val="00D85371"/>
    <w:rsid w:val="00D90953"/>
    <w:rsid w:val="00D91A7F"/>
    <w:rsid w:val="00D922B1"/>
    <w:rsid w:val="00D93319"/>
    <w:rsid w:val="00D9404B"/>
    <w:rsid w:val="00D942EA"/>
    <w:rsid w:val="00D94394"/>
    <w:rsid w:val="00D94A6D"/>
    <w:rsid w:val="00D95638"/>
    <w:rsid w:val="00D9618D"/>
    <w:rsid w:val="00D96EC9"/>
    <w:rsid w:val="00DA03D1"/>
    <w:rsid w:val="00DA04CC"/>
    <w:rsid w:val="00DA07ED"/>
    <w:rsid w:val="00DA2D0B"/>
    <w:rsid w:val="00DA2D1D"/>
    <w:rsid w:val="00DA2D3E"/>
    <w:rsid w:val="00DA3759"/>
    <w:rsid w:val="00DA3EEF"/>
    <w:rsid w:val="00DA4AE6"/>
    <w:rsid w:val="00DA76A9"/>
    <w:rsid w:val="00DA7B96"/>
    <w:rsid w:val="00DB0990"/>
    <w:rsid w:val="00DB17AE"/>
    <w:rsid w:val="00DB1B26"/>
    <w:rsid w:val="00DB2FAA"/>
    <w:rsid w:val="00DB3A2F"/>
    <w:rsid w:val="00DB4888"/>
    <w:rsid w:val="00DB4A06"/>
    <w:rsid w:val="00DB5134"/>
    <w:rsid w:val="00DB53DC"/>
    <w:rsid w:val="00DB5483"/>
    <w:rsid w:val="00DB5E28"/>
    <w:rsid w:val="00DB7410"/>
    <w:rsid w:val="00DB7B5C"/>
    <w:rsid w:val="00DC02C5"/>
    <w:rsid w:val="00DC0B4C"/>
    <w:rsid w:val="00DC0F49"/>
    <w:rsid w:val="00DC2B28"/>
    <w:rsid w:val="00DC3449"/>
    <w:rsid w:val="00DC36C2"/>
    <w:rsid w:val="00DC3DBA"/>
    <w:rsid w:val="00DC447D"/>
    <w:rsid w:val="00DC4839"/>
    <w:rsid w:val="00DC5257"/>
    <w:rsid w:val="00DC7037"/>
    <w:rsid w:val="00DD1AB4"/>
    <w:rsid w:val="00DD1B76"/>
    <w:rsid w:val="00DD4747"/>
    <w:rsid w:val="00DD52BD"/>
    <w:rsid w:val="00DD5ADE"/>
    <w:rsid w:val="00DD5CCC"/>
    <w:rsid w:val="00DD5EDC"/>
    <w:rsid w:val="00DD667A"/>
    <w:rsid w:val="00DD6E26"/>
    <w:rsid w:val="00DD773D"/>
    <w:rsid w:val="00DD7815"/>
    <w:rsid w:val="00DE008B"/>
    <w:rsid w:val="00DE0FFD"/>
    <w:rsid w:val="00DE2D1C"/>
    <w:rsid w:val="00DE41D1"/>
    <w:rsid w:val="00DE5D12"/>
    <w:rsid w:val="00DE6EE2"/>
    <w:rsid w:val="00DE7D19"/>
    <w:rsid w:val="00DF0BE6"/>
    <w:rsid w:val="00DF1318"/>
    <w:rsid w:val="00DF2186"/>
    <w:rsid w:val="00DF37B7"/>
    <w:rsid w:val="00DF38BC"/>
    <w:rsid w:val="00DF44C0"/>
    <w:rsid w:val="00DF4662"/>
    <w:rsid w:val="00DF5462"/>
    <w:rsid w:val="00DF5987"/>
    <w:rsid w:val="00DF5A13"/>
    <w:rsid w:val="00DF724F"/>
    <w:rsid w:val="00DF77B3"/>
    <w:rsid w:val="00E00C4B"/>
    <w:rsid w:val="00E00CBA"/>
    <w:rsid w:val="00E01CFB"/>
    <w:rsid w:val="00E02E8C"/>
    <w:rsid w:val="00E03237"/>
    <w:rsid w:val="00E03AEA"/>
    <w:rsid w:val="00E04333"/>
    <w:rsid w:val="00E045F6"/>
    <w:rsid w:val="00E05236"/>
    <w:rsid w:val="00E070CC"/>
    <w:rsid w:val="00E074E4"/>
    <w:rsid w:val="00E07A47"/>
    <w:rsid w:val="00E1042B"/>
    <w:rsid w:val="00E1057F"/>
    <w:rsid w:val="00E105C9"/>
    <w:rsid w:val="00E10E92"/>
    <w:rsid w:val="00E11769"/>
    <w:rsid w:val="00E11878"/>
    <w:rsid w:val="00E1590B"/>
    <w:rsid w:val="00E15B5B"/>
    <w:rsid w:val="00E16DA3"/>
    <w:rsid w:val="00E172F8"/>
    <w:rsid w:val="00E17BE3"/>
    <w:rsid w:val="00E213C4"/>
    <w:rsid w:val="00E21807"/>
    <w:rsid w:val="00E21A5A"/>
    <w:rsid w:val="00E22E9C"/>
    <w:rsid w:val="00E25EAC"/>
    <w:rsid w:val="00E260F5"/>
    <w:rsid w:val="00E30569"/>
    <w:rsid w:val="00E3088E"/>
    <w:rsid w:val="00E30BE1"/>
    <w:rsid w:val="00E31A17"/>
    <w:rsid w:val="00E31BD1"/>
    <w:rsid w:val="00E31F1B"/>
    <w:rsid w:val="00E32DD7"/>
    <w:rsid w:val="00E337B2"/>
    <w:rsid w:val="00E345D3"/>
    <w:rsid w:val="00E35F74"/>
    <w:rsid w:val="00E35FAB"/>
    <w:rsid w:val="00E371F2"/>
    <w:rsid w:val="00E375AE"/>
    <w:rsid w:val="00E40081"/>
    <w:rsid w:val="00E40C88"/>
    <w:rsid w:val="00E42C73"/>
    <w:rsid w:val="00E43480"/>
    <w:rsid w:val="00E43CD2"/>
    <w:rsid w:val="00E449B3"/>
    <w:rsid w:val="00E44A53"/>
    <w:rsid w:val="00E44B4A"/>
    <w:rsid w:val="00E52A6F"/>
    <w:rsid w:val="00E52BCA"/>
    <w:rsid w:val="00E52CA2"/>
    <w:rsid w:val="00E5382F"/>
    <w:rsid w:val="00E5418A"/>
    <w:rsid w:val="00E549DE"/>
    <w:rsid w:val="00E56D5A"/>
    <w:rsid w:val="00E56F91"/>
    <w:rsid w:val="00E571C9"/>
    <w:rsid w:val="00E577A9"/>
    <w:rsid w:val="00E57BF4"/>
    <w:rsid w:val="00E6014C"/>
    <w:rsid w:val="00E615AF"/>
    <w:rsid w:val="00E619C7"/>
    <w:rsid w:val="00E62363"/>
    <w:rsid w:val="00E62DF9"/>
    <w:rsid w:val="00E63887"/>
    <w:rsid w:val="00E63AAF"/>
    <w:rsid w:val="00E6415C"/>
    <w:rsid w:val="00E642E7"/>
    <w:rsid w:val="00E65A09"/>
    <w:rsid w:val="00E67068"/>
    <w:rsid w:val="00E67755"/>
    <w:rsid w:val="00E6781D"/>
    <w:rsid w:val="00E7136E"/>
    <w:rsid w:val="00E72366"/>
    <w:rsid w:val="00E72C71"/>
    <w:rsid w:val="00E74974"/>
    <w:rsid w:val="00E74F7B"/>
    <w:rsid w:val="00E756A2"/>
    <w:rsid w:val="00E7730B"/>
    <w:rsid w:val="00E77947"/>
    <w:rsid w:val="00E80A6F"/>
    <w:rsid w:val="00E80D22"/>
    <w:rsid w:val="00E81402"/>
    <w:rsid w:val="00E81403"/>
    <w:rsid w:val="00E82A1E"/>
    <w:rsid w:val="00E83AEF"/>
    <w:rsid w:val="00E847D8"/>
    <w:rsid w:val="00E84B2B"/>
    <w:rsid w:val="00E84F94"/>
    <w:rsid w:val="00E868B7"/>
    <w:rsid w:val="00E86D96"/>
    <w:rsid w:val="00E878CD"/>
    <w:rsid w:val="00E902BA"/>
    <w:rsid w:val="00E91240"/>
    <w:rsid w:val="00E92B49"/>
    <w:rsid w:val="00E9375E"/>
    <w:rsid w:val="00E94D01"/>
    <w:rsid w:val="00E94E53"/>
    <w:rsid w:val="00E97009"/>
    <w:rsid w:val="00EA274C"/>
    <w:rsid w:val="00EA2ACC"/>
    <w:rsid w:val="00EA3237"/>
    <w:rsid w:val="00EA394B"/>
    <w:rsid w:val="00EA3F72"/>
    <w:rsid w:val="00EA4AB7"/>
    <w:rsid w:val="00EA6AEC"/>
    <w:rsid w:val="00EA6FDE"/>
    <w:rsid w:val="00EB0A31"/>
    <w:rsid w:val="00EB0DEC"/>
    <w:rsid w:val="00EB1216"/>
    <w:rsid w:val="00EB2650"/>
    <w:rsid w:val="00EB2ACF"/>
    <w:rsid w:val="00EB2DC1"/>
    <w:rsid w:val="00EB4D46"/>
    <w:rsid w:val="00EB6B25"/>
    <w:rsid w:val="00EC0CA3"/>
    <w:rsid w:val="00EC1659"/>
    <w:rsid w:val="00EC20FC"/>
    <w:rsid w:val="00EC21E8"/>
    <w:rsid w:val="00EC2E5B"/>
    <w:rsid w:val="00EC3469"/>
    <w:rsid w:val="00EC35D8"/>
    <w:rsid w:val="00EC36D7"/>
    <w:rsid w:val="00EC38F3"/>
    <w:rsid w:val="00EC39E8"/>
    <w:rsid w:val="00EC3B09"/>
    <w:rsid w:val="00EC5BF2"/>
    <w:rsid w:val="00EC6C08"/>
    <w:rsid w:val="00EC6DEA"/>
    <w:rsid w:val="00EC7210"/>
    <w:rsid w:val="00EC7A93"/>
    <w:rsid w:val="00ED0B32"/>
    <w:rsid w:val="00ED0D87"/>
    <w:rsid w:val="00ED19D8"/>
    <w:rsid w:val="00ED4E35"/>
    <w:rsid w:val="00ED54DF"/>
    <w:rsid w:val="00ED5EE5"/>
    <w:rsid w:val="00ED783B"/>
    <w:rsid w:val="00EE10ED"/>
    <w:rsid w:val="00EE11B1"/>
    <w:rsid w:val="00EE19CF"/>
    <w:rsid w:val="00EE22AD"/>
    <w:rsid w:val="00EE3829"/>
    <w:rsid w:val="00EE4AC4"/>
    <w:rsid w:val="00EE4E53"/>
    <w:rsid w:val="00EE567F"/>
    <w:rsid w:val="00EE62B5"/>
    <w:rsid w:val="00EF0349"/>
    <w:rsid w:val="00EF05E5"/>
    <w:rsid w:val="00EF0936"/>
    <w:rsid w:val="00EF1578"/>
    <w:rsid w:val="00EF7FC3"/>
    <w:rsid w:val="00F01037"/>
    <w:rsid w:val="00F01317"/>
    <w:rsid w:val="00F0157F"/>
    <w:rsid w:val="00F01B99"/>
    <w:rsid w:val="00F02930"/>
    <w:rsid w:val="00F03141"/>
    <w:rsid w:val="00F03C7E"/>
    <w:rsid w:val="00F03E25"/>
    <w:rsid w:val="00F04ACD"/>
    <w:rsid w:val="00F04CD0"/>
    <w:rsid w:val="00F05BCD"/>
    <w:rsid w:val="00F06B73"/>
    <w:rsid w:val="00F070C8"/>
    <w:rsid w:val="00F126E1"/>
    <w:rsid w:val="00F1292D"/>
    <w:rsid w:val="00F14EAA"/>
    <w:rsid w:val="00F151C0"/>
    <w:rsid w:val="00F15D12"/>
    <w:rsid w:val="00F15EFD"/>
    <w:rsid w:val="00F16348"/>
    <w:rsid w:val="00F16544"/>
    <w:rsid w:val="00F1709D"/>
    <w:rsid w:val="00F17434"/>
    <w:rsid w:val="00F206B2"/>
    <w:rsid w:val="00F20B29"/>
    <w:rsid w:val="00F21584"/>
    <w:rsid w:val="00F21863"/>
    <w:rsid w:val="00F21F19"/>
    <w:rsid w:val="00F23A3E"/>
    <w:rsid w:val="00F23FCE"/>
    <w:rsid w:val="00F240E4"/>
    <w:rsid w:val="00F252AA"/>
    <w:rsid w:val="00F25378"/>
    <w:rsid w:val="00F2570F"/>
    <w:rsid w:val="00F25731"/>
    <w:rsid w:val="00F259EC"/>
    <w:rsid w:val="00F272C8"/>
    <w:rsid w:val="00F273F2"/>
    <w:rsid w:val="00F30548"/>
    <w:rsid w:val="00F31875"/>
    <w:rsid w:val="00F31B64"/>
    <w:rsid w:val="00F32A31"/>
    <w:rsid w:val="00F32C90"/>
    <w:rsid w:val="00F32F84"/>
    <w:rsid w:val="00F33D81"/>
    <w:rsid w:val="00F342DD"/>
    <w:rsid w:val="00F34515"/>
    <w:rsid w:val="00F349A2"/>
    <w:rsid w:val="00F34CDC"/>
    <w:rsid w:val="00F34FB3"/>
    <w:rsid w:val="00F37043"/>
    <w:rsid w:val="00F37772"/>
    <w:rsid w:val="00F37C31"/>
    <w:rsid w:val="00F4081E"/>
    <w:rsid w:val="00F40CFD"/>
    <w:rsid w:val="00F41540"/>
    <w:rsid w:val="00F4160D"/>
    <w:rsid w:val="00F4196F"/>
    <w:rsid w:val="00F4333B"/>
    <w:rsid w:val="00F44B53"/>
    <w:rsid w:val="00F4502D"/>
    <w:rsid w:val="00F45AA7"/>
    <w:rsid w:val="00F4611B"/>
    <w:rsid w:val="00F46A8E"/>
    <w:rsid w:val="00F47483"/>
    <w:rsid w:val="00F5051D"/>
    <w:rsid w:val="00F51B71"/>
    <w:rsid w:val="00F528F0"/>
    <w:rsid w:val="00F52BA1"/>
    <w:rsid w:val="00F52CB0"/>
    <w:rsid w:val="00F53274"/>
    <w:rsid w:val="00F53AFF"/>
    <w:rsid w:val="00F54449"/>
    <w:rsid w:val="00F57F81"/>
    <w:rsid w:val="00F6112B"/>
    <w:rsid w:val="00F6176C"/>
    <w:rsid w:val="00F61824"/>
    <w:rsid w:val="00F61B08"/>
    <w:rsid w:val="00F630B5"/>
    <w:rsid w:val="00F631DF"/>
    <w:rsid w:val="00F6342D"/>
    <w:rsid w:val="00F65602"/>
    <w:rsid w:val="00F65A2F"/>
    <w:rsid w:val="00F65B6C"/>
    <w:rsid w:val="00F65E87"/>
    <w:rsid w:val="00F669F4"/>
    <w:rsid w:val="00F67345"/>
    <w:rsid w:val="00F70D19"/>
    <w:rsid w:val="00F71966"/>
    <w:rsid w:val="00F71994"/>
    <w:rsid w:val="00F735E4"/>
    <w:rsid w:val="00F73986"/>
    <w:rsid w:val="00F74E18"/>
    <w:rsid w:val="00F759B4"/>
    <w:rsid w:val="00F7680B"/>
    <w:rsid w:val="00F77954"/>
    <w:rsid w:val="00F80A14"/>
    <w:rsid w:val="00F8114F"/>
    <w:rsid w:val="00F81350"/>
    <w:rsid w:val="00F8163F"/>
    <w:rsid w:val="00F81A82"/>
    <w:rsid w:val="00F821DB"/>
    <w:rsid w:val="00F840C9"/>
    <w:rsid w:val="00F84A0A"/>
    <w:rsid w:val="00F84FF3"/>
    <w:rsid w:val="00F85B13"/>
    <w:rsid w:val="00F86205"/>
    <w:rsid w:val="00F87492"/>
    <w:rsid w:val="00F879E9"/>
    <w:rsid w:val="00F90689"/>
    <w:rsid w:val="00F936B7"/>
    <w:rsid w:val="00F937D7"/>
    <w:rsid w:val="00F94AE6"/>
    <w:rsid w:val="00F957D3"/>
    <w:rsid w:val="00F961EC"/>
    <w:rsid w:val="00FA02C9"/>
    <w:rsid w:val="00FA0FE7"/>
    <w:rsid w:val="00FA1022"/>
    <w:rsid w:val="00FA1B9F"/>
    <w:rsid w:val="00FA1D89"/>
    <w:rsid w:val="00FA318D"/>
    <w:rsid w:val="00FA34C4"/>
    <w:rsid w:val="00FA3C9F"/>
    <w:rsid w:val="00FA5199"/>
    <w:rsid w:val="00FA783A"/>
    <w:rsid w:val="00FA78A3"/>
    <w:rsid w:val="00FA79A6"/>
    <w:rsid w:val="00FB01AB"/>
    <w:rsid w:val="00FB0836"/>
    <w:rsid w:val="00FB1692"/>
    <w:rsid w:val="00FB2F62"/>
    <w:rsid w:val="00FB3037"/>
    <w:rsid w:val="00FB307C"/>
    <w:rsid w:val="00FB3650"/>
    <w:rsid w:val="00FB62A5"/>
    <w:rsid w:val="00FC1346"/>
    <w:rsid w:val="00FC1FF6"/>
    <w:rsid w:val="00FC4682"/>
    <w:rsid w:val="00FC6FF0"/>
    <w:rsid w:val="00FC7735"/>
    <w:rsid w:val="00FD14CB"/>
    <w:rsid w:val="00FD1A61"/>
    <w:rsid w:val="00FD2196"/>
    <w:rsid w:val="00FD2B06"/>
    <w:rsid w:val="00FD52D3"/>
    <w:rsid w:val="00FD5BF6"/>
    <w:rsid w:val="00FD5EC7"/>
    <w:rsid w:val="00FD5FD9"/>
    <w:rsid w:val="00FD687E"/>
    <w:rsid w:val="00FD7841"/>
    <w:rsid w:val="00FE132B"/>
    <w:rsid w:val="00FE1731"/>
    <w:rsid w:val="00FE27EF"/>
    <w:rsid w:val="00FE3393"/>
    <w:rsid w:val="00FE4942"/>
    <w:rsid w:val="00FE5196"/>
    <w:rsid w:val="00FE53FD"/>
    <w:rsid w:val="00FE79AE"/>
    <w:rsid w:val="00FF0B59"/>
    <w:rsid w:val="00FF1202"/>
    <w:rsid w:val="00FF22E3"/>
    <w:rsid w:val="00FF2932"/>
    <w:rsid w:val="00FF41AA"/>
    <w:rsid w:val="00FF47DD"/>
    <w:rsid w:val="00FF5184"/>
    <w:rsid w:val="00FF59D5"/>
    <w:rsid w:val="00FF5AA9"/>
    <w:rsid w:val="00FF69DC"/>
  </w:rsids>
  <m:mathPr>
    <m:mathFont m:val="Cambria Math"/>
    <m:brkBin m:val="before"/>
    <m:brkBinSub m:val="--"/>
    <m:smallFrac m:val="0"/>
    <m:dispDef/>
    <m:lMargin m:val="0"/>
    <m:rMargin m:val="0"/>
    <m:defJc m:val="centerGroup"/>
    <m:wrapIndent m:val="1440"/>
    <m:intLim m:val="subSup"/>
    <m:naryLim m:val="undOvr"/>
  </m:mathPr>
  <w:themeFontLang w:val="de-AT"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toc 1" w:uiPriority="39"/>
    <w:lsdException w:name="toc 2" w:uiPriority="39"/>
    <w:lsdException w:name="annotation text" w:uiPriority="99"/>
    <w:lsdException w:name="index heading"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7323FC"/>
    <w:pPr>
      <w:spacing w:line="312" w:lineRule="auto"/>
    </w:pPr>
    <w:rPr>
      <w:rFonts w:ascii="Arial" w:hAnsi="Arial"/>
      <w:sz w:val="22"/>
      <w:szCs w:val="22"/>
      <w:lang w:val="de-DE" w:eastAsia="de-DE"/>
    </w:rPr>
  </w:style>
  <w:style w:type="paragraph" w:styleId="berschrift1">
    <w:name w:val="heading 1"/>
    <w:basedOn w:val="Standard"/>
    <w:next w:val="Standard"/>
    <w:qFormat/>
    <w:rsid w:val="004034C7"/>
    <w:pPr>
      <w:keepNext/>
      <w:spacing w:after="120" w:line="264" w:lineRule="auto"/>
      <w:contextualSpacing/>
      <w:outlineLvl w:val="0"/>
    </w:pPr>
    <w:rPr>
      <w:rFonts w:cs="Arial"/>
      <w:bCs/>
      <w:color w:val="0086CB"/>
      <w:kern w:val="32"/>
      <w:sz w:val="52"/>
      <w:szCs w:val="32"/>
    </w:rPr>
  </w:style>
  <w:style w:type="paragraph" w:styleId="berschrift2">
    <w:name w:val="heading 2"/>
    <w:basedOn w:val="Standard"/>
    <w:next w:val="Standard"/>
    <w:qFormat/>
    <w:rsid w:val="004034C7"/>
    <w:pPr>
      <w:keepNext/>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4034C7"/>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4034C7"/>
    <w:pPr>
      <w:keepNext/>
      <w:spacing w:after="60" w:line="264" w:lineRule="auto"/>
      <w:contextualSpacing/>
      <w:outlineLvl w:val="3"/>
    </w:pPr>
    <w:rPr>
      <w:b/>
      <w:bCs/>
      <w:sz w:val="26"/>
      <w:szCs w:val="28"/>
      <w:lang w:val="de-AT"/>
    </w:rPr>
  </w:style>
  <w:style w:type="paragraph" w:styleId="berschrift5">
    <w:name w:val="heading 5"/>
    <w:basedOn w:val="Standard"/>
    <w:next w:val="Standard"/>
    <w:qFormat/>
    <w:rsid w:val="00774D53"/>
    <w:pPr>
      <w:spacing w:after="60"/>
      <w:contextualSpacing/>
      <w:outlineLvl w:val="4"/>
    </w:pPr>
    <w:rPr>
      <w:bCs/>
      <w:iCs/>
      <w:szCs w:val="26"/>
      <w:lang w:val="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en1">
    <w:name w:val="Formatvorlage Aufzählungen 1"/>
    <w:basedOn w:val="Standard"/>
    <w:rsid w:val="002B4A4F"/>
    <w:pPr>
      <w:numPr>
        <w:numId w:val="1"/>
      </w:numPr>
    </w:pPr>
    <w:rPr>
      <w:lang w:val="de-AT"/>
    </w:rPr>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rsid w:val="00B03E99"/>
    <w:rPr>
      <w:color w:val="626B71"/>
    </w:rPr>
  </w:style>
  <w:style w:type="character" w:styleId="Seitenzahl">
    <w:name w:val="page number"/>
    <w:rsid w:val="00FD5FD9"/>
    <w:rPr>
      <w:rFonts w:ascii="Arial" w:hAnsi="Arial"/>
      <w:sz w:val="18"/>
    </w:rPr>
  </w:style>
  <w:style w:type="character" w:styleId="Hyperlink">
    <w:name w:val="Hyperlink"/>
    <w:uiPriority w:val="99"/>
    <w:rsid w:val="00FD5FD9"/>
    <w:rPr>
      <w:rFonts w:ascii="Arial" w:hAnsi="Arial"/>
      <w:color w:val="0086CB"/>
      <w:sz w:val="22"/>
      <w:u w:val="none"/>
    </w:rPr>
  </w:style>
  <w:style w:type="character" w:styleId="BesuchterHyperlink">
    <w:name w:val="FollowedHyperlink"/>
    <w:rsid w:val="00FD5FD9"/>
    <w:rPr>
      <w:rFonts w:ascii="Arial" w:hAnsi="Arial"/>
      <w:color w:val="626B71"/>
      <w:sz w:val="22"/>
      <w:u w:val="none"/>
    </w:rPr>
  </w:style>
  <w:style w:type="paragraph" w:customStyle="1" w:styleId="FormatvorlageAufzhlungen2">
    <w:name w:val="Formatvorlage Aufzählungen 2"/>
    <w:basedOn w:val="Standard"/>
    <w:rsid w:val="002B4A4F"/>
    <w:pPr>
      <w:numPr>
        <w:ilvl w:val="1"/>
        <w:numId w:val="2"/>
      </w:numPr>
    </w:pPr>
    <w:rPr>
      <w:lang w:val="de-AT"/>
    </w:rPr>
  </w:style>
  <w:style w:type="paragraph" w:customStyle="1" w:styleId="FormatvorlageAufzhlungen3">
    <w:name w:val="Formatvorlage Aufzählungen 3"/>
    <w:basedOn w:val="Standard"/>
    <w:rsid w:val="002B4A4F"/>
    <w:pPr>
      <w:numPr>
        <w:ilvl w:val="1"/>
        <w:numId w:val="3"/>
      </w:numPr>
    </w:pPr>
    <w:rPr>
      <w:lang w:val="de-AT"/>
    </w:rPr>
  </w:style>
  <w:style w:type="paragraph" w:customStyle="1" w:styleId="DeckblattTitel1">
    <w:name w:val="Deckblatt Titel 1"/>
    <w:basedOn w:val="Standard"/>
    <w:rsid w:val="004034C7"/>
    <w:pPr>
      <w:spacing w:after="120" w:line="264" w:lineRule="auto"/>
      <w:contextualSpacing/>
    </w:pPr>
    <w:rPr>
      <w:color w:val="FFFFFF"/>
      <w:sz w:val="72"/>
      <w:lang w:val="de-AT"/>
    </w:rPr>
  </w:style>
  <w:style w:type="paragraph" w:customStyle="1" w:styleId="DeckblattTitel2">
    <w:name w:val="Deckblatt Titel 2"/>
    <w:basedOn w:val="Standard"/>
    <w:rsid w:val="004034C7"/>
    <w:pPr>
      <w:spacing w:after="120" w:line="264" w:lineRule="auto"/>
      <w:contextualSpacing/>
    </w:pPr>
    <w:rPr>
      <w:color w:val="FFFFFF"/>
      <w:sz w:val="52"/>
    </w:rPr>
  </w:style>
  <w:style w:type="paragraph" w:customStyle="1" w:styleId="DeckblattTitel3">
    <w:name w:val="Deckblatt Titel 3"/>
    <w:basedOn w:val="Standard"/>
    <w:rsid w:val="004034C7"/>
    <w:pPr>
      <w:spacing w:after="120" w:line="264" w:lineRule="auto"/>
      <w:contextualSpacing/>
    </w:pPr>
    <w:rPr>
      <w:color w:val="0086CB"/>
      <w:sz w:val="36"/>
    </w:rPr>
  </w:style>
  <w:style w:type="paragraph" w:styleId="Sprechblasentext">
    <w:name w:val="Balloon Text"/>
    <w:basedOn w:val="Standard"/>
    <w:semiHidden/>
    <w:rsid w:val="00AC06A8"/>
    <w:rPr>
      <w:rFonts w:ascii="Tahoma" w:hAnsi="Tahoma" w:cs="Tahoma"/>
      <w:sz w:val="16"/>
      <w:szCs w:val="16"/>
    </w:rPr>
  </w:style>
  <w:style w:type="paragraph" w:styleId="Kopfzeile">
    <w:name w:val="header"/>
    <w:basedOn w:val="Standard"/>
    <w:link w:val="KopfzeileZchn"/>
    <w:rsid w:val="00186798"/>
    <w:pPr>
      <w:tabs>
        <w:tab w:val="center" w:pos="4536"/>
        <w:tab w:val="right" w:pos="9072"/>
      </w:tabs>
    </w:pPr>
  </w:style>
  <w:style w:type="character" w:customStyle="1" w:styleId="KopfzeileZchn">
    <w:name w:val="Kopfzeile Zchn"/>
    <w:link w:val="Kopfzeile"/>
    <w:rsid w:val="00186798"/>
    <w:rPr>
      <w:rFonts w:ascii="Arial" w:hAnsi="Arial"/>
      <w:sz w:val="22"/>
      <w:szCs w:val="22"/>
      <w:lang w:val="de-DE" w:eastAsia="de-DE"/>
    </w:rPr>
  </w:style>
  <w:style w:type="paragraph" w:styleId="Listenabsatz">
    <w:name w:val="List Paragraph"/>
    <w:basedOn w:val="Standard"/>
    <w:uiPriority w:val="34"/>
    <w:qFormat/>
    <w:rsid w:val="001B102D"/>
    <w:pPr>
      <w:ind w:left="720"/>
      <w:contextualSpacing/>
    </w:pPr>
  </w:style>
  <w:style w:type="paragraph" w:styleId="Inhaltsverzeichnisberschrift">
    <w:name w:val="TOC Heading"/>
    <w:basedOn w:val="berschrift1"/>
    <w:next w:val="Standard"/>
    <w:uiPriority w:val="39"/>
    <w:semiHidden/>
    <w:unhideWhenUsed/>
    <w:qFormat/>
    <w:rsid w:val="006468FC"/>
    <w:pPr>
      <w:keepLines/>
      <w:spacing w:before="480" w:after="0" w:line="276" w:lineRule="auto"/>
      <w:contextualSpacing w:val="0"/>
      <w:outlineLvl w:val="9"/>
    </w:pPr>
    <w:rPr>
      <w:rFonts w:asciiTheme="majorHAnsi" w:eastAsiaTheme="majorEastAsia" w:hAnsiTheme="majorHAnsi" w:cstheme="majorBidi"/>
      <w:b/>
      <w:color w:val="365F91" w:themeColor="accent1" w:themeShade="BF"/>
      <w:kern w:val="0"/>
      <w:sz w:val="28"/>
      <w:szCs w:val="28"/>
      <w:lang w:val="en-US" w:eastAsia="ja-JP"/>
    </w:rPr>
  </w:style>
  <w:style w:type="paragraph" w:styleId="Verzeichnis1">
    <w:name w:val="toc 1"/>
    <w:basedOn w:val="Standard"/>
    <w:next w:val="Standard"/>
    <w:autoRedefine/>
    <w:uiPriority w:val="39"/>
    <w:rsid w:val="006468FC"/>
    <w:pPr>
      <w:spacing w:after="100"/>
    </w:pPr>
  </w:style>
  <w:style w:type="paragraph" w:styleId="Verzeichnis2">
    <w:name w:val="toc 2"/>
    <w:basedOn w:val="Standard"/>
    <w:next w:val="Standard"/>
    <w:autoRedefine/>
    <w:uiPriority w:val="39"/>
    <w:rsid w:val="006468FC"/>
    <w:pPr>
      <w:spacing w:after="100"/>
      <w:ind w:left="220"/>
    </w:pPr>
  </w:style>
  <w:style w:type="paragraph" w:styleId="Index1">
    <w:name w:val="index 1"/>
    <w:basedOn w:val="Standard"/>
    <w:next w:val="Standard"/>
    <w:autoRedefine/>
    <w:uiPriority w:val="99"/>
    <w:rsid w:val="00BA68DA"/>
    <w:pPr>
      <w:ind w:left="220" w:hanging="220"/>
    </w:pPr>
    <w:rPr>
      <w:rFonts w:asciiTheme="minorHAnsi" w:hAnsiTheme="minorHAnsi"/>
      <w:sz w:val="18"/>
      <w:szCs w:val="21"/>
    </w:rPr>
  </w:style>
  <w:style w:type="paragraph" w:styleId="Index2">
    <w:name w:val="index 2"/>
    <w:basedOn w:val="Standard"/>
    <w:next w:val="Standard"/>
    <w:autoRedefine/>
    <w:uiPriority w:val="99"/>
    <w:rsid w:val="00BA68DA"/>
    <w:pPr>
      <w:ind w:left="440" w:hanging="220"/>
    </w:pPr>
    <w:rPr>
      <w:rFonts w:asciiTheme="minorHAnsi" w:hAnsiTheme="minorHAnsi"/>
      <w:sz w:val="18"/>
      <w:szCs w:val="21"/>
    </w:rPr>
  </w:style>
  <w:style w:type="paragraph" w:styleId="Index3">
    <w:name w:val="index 3"/>
    <w:basedOn w:val="Standard"/>
    <w:next w:val="Standard"/>
    <w:autoRedefine/>
    <w:rsid w:val="00BA68DA"/>
    <w:pPr>
      <w:ind w:left="660" w:hanging="220"/>
    </w:pPr>
    <w:rPr>
      <w:rFonts w:asciiTheme="minorHAnsi" w:hAnsiTheme="minorHAnsi"/>
      <w:sz w:val="18"/>
      <w:szCs w:val="21"/>
    </w:rPr>
  </w:style>
  <w:style w:type="paragraph" w:styleId="Index4">
    <w:name w:val="index 4"/>
    <w:basedOn w:val="Standard"/>
    <w:next w:val="Standard"/>
    <w:autoRedefine/>
    <w:rsid w:val="00BA68DA"/>
    <w:pPr>
      <w:ind w:left="880" w:hanging="220"/>
    </w:pPr>
    <w:rPr>
      <w:rFonts w:asciiTheme="minorHAnsi" w:hAnsiTheme="minorHAnsi"/>
      <w:sz w:val="18"/>
      <w:szCs w:val="21"/>
    </w:rPr>
  </w:style>
  <w:style w:type="paragraph" w:styleId="Index5">
    <w:name w:val="index 5"/>
    <w:basedOn w:val="Standard"/>
    <w:next w:val="Standard"/>
    <w:autoRedefine/>
    <w:rsid w:val="00BA68DA"/>
    <w:pPr>
      <w:ind w:left="1100" w:hanging="220"/>
    </w:pPr>
    <w:rPr>
      <w:rFonts w:asciiTheme="minorHAnsi" w:hAnsiTheme="minorHAnsi"/>
      <w:sz w:val="18"/>
      <w:szCs w:val="21"/>
    </w:rPr>
  </w:style>
  <w:style w:type="paragraph" w:styleId="Index6">
    <w:name w:val="index 6"/>
    <w:basedOn w:val="Standard"/>
    <w:next w:val="Standard"/>
    <w:autoRedefine/>
    <w:rsid w:val="00BA68DA"/>
    <w:pPr>
      <w:ind w:left="1320" w:hanging="220"/>
    </w:pPr>
    <w:rPr>
      <w:rFonts w:asciiTheme="minorHAnsi" w:hAnsiTheme="minorHAnsi"/>
      <w:sz w:val="18"/>
      <w:szCs w:val="21"/>
    </w:rPr>
  </w:style>
  <w:style w:type="paragraph" w:styleId="Index7">
    <w:name w:val="index 7"/>
    <w:basedOn w:val="Standard"/>
    <w:next w:val="Standard"/>
    <w:autoRedefine/>
    <w:rsid w:val="00BA68DA"/>
    <w:pPr>
      <w:ind w:left="1540" w:hanging="220"/>
    </w:pPr>
    <w:rPr>
      <w:rFonts w:asciiTheme="minorHAnsi" w:hAnsiTheme="minorHAnsi"/>
      <w:sz w:val="18"/>
      <w:szCs w:val="21"/>
    </w:rPr>
  </w:style>
  <w:style w:type="paragraph" w:styleId="Index8">
    <w:name w:val="index 8"/>
    <w:basedOn w:val="Standard"/>
    <w:next w:val="Standard"/>
    <w:autoRedefine/>
    <w:rsid w:val="00BA68DA"/>
    <w:pPr>
      <w:ind w:left="1760" w:hanging="220"/>
    </w:pPr>
    <w:rPr>
      <w:rFonts w:asciiTheme="minorHAnsi" w:hAnsiTheme="minorHAnsi"/>
      <w:sz w:val="18"/>
      <w:szCs w:val="21"/>
    </w:rPr>
  </w:style>
  <w:style w:type="paragraph" w:styleId="Index9">
    <w:name w:val="index 9"/>
    <w:basedOn w:val="Standard"/>
    <w:next w:val="Standard"/>
    <w:autoRedefine/>
    <w:rsid w:val="00BA68DA"/>
    <w:pPr>
      <w:ind w:left="1980" w:hanging="220"/>
    </w:pPr>
    <w:rPr>
      <w:rFonts w:asciiTheme="minorHAnsi" w:hAnsiTheme="minorHAnsi"/>
      <w:sz w:val="18"/>
      <w:szCs w:val="21"/>
    </w:rPr>
  </w:style>
  <w:style w:type="paragraph" w:styleId="Indexberschrift">
    <w:name w:val="index heading"/>
    <w:basedOn w:val="Standard"/>
    <w:next w:val="Index1"/>
    <w:uiPriority w:val="99"/>
    <w:rsid w:val="00BA68DA"/>
    <w:pPr>
      <w:spacing w:before="240" w:after="120"/>
      <w:jc w:val="center"/>
    </w:pPr>
    <w:rPr>
      <w:rFonts w:asciiTheme="minorHAnsi" w:hAnsiTheme="minorHAnsi"/>
      <w:b/>
      <w:bCs/>
      <w:sz w:val="26"/>
      <w:szCs w:val="31"/>
    </w:rPr>
  </w:style>
  <w:style w:type="character" w:styleId="Kommentarzeichen">
    <w:name w:val="annotation reference"/>
    <w:basedOn w:val="Absatz-Standardschriftart"/>
    <w:uiPriority w:val="99"/>
    <w:unhideWhenUsed/>
    <w:rsid w:val="00FA1022"/>
    <w:rPr>
      <w:sz w:val="16"/>
      <w:szCs w:val="16"/>
    </w:rPr>
  </w:style>
  <w:style w:type="character" w:customStyle="1" w:styleId="KommentartextZchn">
    <w:name w:val="Kommentartext Zchn"/>
    <w:basedOn w:val="Absatz-Standardschriftart"/>
    <w:link w:val="Kommentartext"/>
    <w:uiPriority w:val="99"/>
    <w:rsid w:val="00FA1022"/>
    <w:rPr>
      <w:rFonts w:ascii="Arial" w:hAnsi="Arial"/>
      <w:lang w:val="de-DE" w:eastAsia="de-DE"/>
    </w:rPr>
  </w:style>
  <w:style w:type="paragraph" w:styleId="Kommentartext">
    <w:name w:val="annotation text"/>
    <w:basedOn w:val="Standard"/>
    <w:link w:val="KommentartextZchn"/>
    <w:uiPriority w:val="99"/>
    <w:unhideWhenUsed/>
    <w:rsid w:val="00FA1022"/>
    <w:pPr>
      <w:suppressAutoHyphens/>
      <w:spacing w:line="240" w:lineRule="auto"/>
    </w:pPr>
    <w:rPr>
      <w:sz w:val="20"/>
      <w:szCs w:val="20"/>
    </w:rPr>
  </w:style>
  <w:style w:type="character" w:customStyle="1" w:styleId="KommentartextZchn1">
    <w:name w:val="Kommentartext Zchn1"/>
    <w:basedOn w:val="Absatz-Standardschriftart"/>
    <w:rsid w:val="00FA1022"/>
    <w:rPr>
      <w:rFonts w:ascii="Arial" w:hAnsi="Arial"/>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toc 1" w:uiPriority="39"/>
    <w:lsdException w:name="toc 2" w:uiPriority="39"/>
    <w:lsdException w:name="annotation text" w:uiPriority="99"/>
    <w:lsdException w:name="index heading"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7323FC"/>
    <w:pPr>
      <w:spacing w:line="312" w:lineRule="auto"/>
    </w:pPr>
    <w:rPr>
      <w:rFonts w:ascii="Arial" w:hAnsi="Arial"/>
      <w:sz w:val="22"/>
      <w:szCs w:val="22"/>
      <w:lang w:val="de-DE" w:eastAsia="de-DE"/>
    </w:rPr>
  </w:style>
  <w:style w:type="paragraph" w:styleId="berschrift1">
    <w:name w:val="heading 1"/>
    <w:basedOn w:val="Standard"/>
    <w:next w:val="Standard"/>
    <w:qFormat/>
    <w:rsid w:val="004034C7"/>
    <w:pPr>
      <w:keepNext/>
      <w:spacing w:after="120" w:line="264" w:lineRule="auto"/>
      <w:contextualSpacing/>
      <w:outlineLvl w:val="0"/>
    </w:pPr>
    <w:rPr>
      <w:rFonts w:cs="Arial"/>
      <w:bCs/>
      <w:color w:val="0086CB"/>
      <w:kern w:val="32"/>
      <w:sz w:val="52"/>
      <w:szCs w:val="32"/>
    </w:rPr>
  </w:style>
  <w:style w:type="paragraph" w:styleId="berschrift2">
    <w:name w:val="heading 2"/>
    <w:basedOn w:val="Standard"/>
    <w:next w:val="Standard"/>
    <w:qFormat/>
    <w:rsid w:val="004034C7"/>
    <w:pPr>
      <w:keepNext/>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4034C7"/>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4034C7"/>
    <w:pPr>
      <w:keepNext/>
      <w:spacing w:after="60" w:line="264" w:lineRule="auto"/>
      <w:contextualSpacing/>
      <w:outlineLvl w:val="3"/>
    </w:pPr>
    <w:rPr>
      <w:b/>
      <w:bCs/>
      <w:sz w:val="26"/>
      <w:szCs w:val="28"/>
      <w:lang w:val="de-AT"/>
    </w:rPr>
  </w:style>
  <w:style w:type="paragraph" w:styleId="berschrift5">
    <w:name w:val="heading 5"/>
    <w:basedOn w:val="Standard"/>
    <w:next w:val="Standard"/>
    <w:qFormat/>
    <w:rsid w:val="00774D53"/>
    <w:pPr>
      <w:spacing w:after="60"/>
      <w:contextualSpacing/>
      <w:outlineLvl w:val="4"/>
    </w:pPr>
    <w:rPr>
      <w:bCs/>
      <w:iCs/>
      <w:szCs w:val="26"/>
      <w:lang w:val="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en1">
    <w:name w:val="Formatvorlage Aufzählungen 1"/>
    <w:basedOn w:val="Standard"/>
    <w:rsid w:val="002B4A4F"/>
    <w:pPr>
      <w:numPr>
        <w:numId w:val="1"/>
      </w:numPr>
    </w:pPr>
    <w:rPr>
      <w:lang w:val="de-AT"/>
    </w:rPr>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rsid w:val="00B03E99"/>
    <w:rPr>
      <w:color w:val="626B71"/>
    </w:rPr>
  </w:style>
  <w:style w:type="character" w:styleId="Seitenzahl">
    <w:name w:val="page number"/>
    <w:rsid w:val="00FD5FD9"/>
    <w:rPr>
      <w:rFonts w:ascii="Arial" w:hAnsi="Arial"/>
      <w:sz w:val="18"/>
    </w:rPr>
  </w:style>
  <w:style w:type="character" w:styleId="Hyperlink">
    <w:name w:val="Hyperlink"/>
    <w:uiPriority w:val="99"/>
    <w:rsid w:val="00FD5FD9"/>
    <w:rPr>
      <w:rFonts w:ascii="Arial" w:hAnsi="Arial"/>
      <w:color w:val="0086CB"/>
      <w:sz w:val="22"/>
      <w:u w:val="none"/>
    </w:rPr>
  </w:style>
  <w:style w:type="character" w:styleId="BesuchterHyperlink">
    <w:name w:val="FollowedHyperlink"/>
    <w:rsid w:val="00FD5FD9"/>
    <w:rPr>
      <w:rFonts w:ascii="Arial" w:hAnsi="Arial"/>
      <w:color w:val="626B71"/>
      <w:sz w:val="22"/>
      <w:u w:val="none"/>
    </w:rPr>
  </w:style>
  <w:style w:type="paragraph" w:customStyle="1" w:styleId="FormatvorlageAufzhlungen2">
    <w:name w:val="Formatvorlage Aufzählungen 2"/>
    <w:basedOn w:val="Standard"/>
    <w:rsid w:val="002B4A4F"/>
    <w:pPr>
      <w:numPr>
        <w:ilvl w:val="1"/>
        <w:numId w:val="2"/>
      </w:numPr>
    </w:pPr>
    <w:rPr>
      <w:lang w:val="de-AT"/>
    </w:rPr>
  </w:style>
  <w:style w:type="paragraph" w:customStyle="1" w:styleId="FormatvorlageAufzhlungen3">
    <w:name w:val="Formatvorlage Aufzählungen 3"/>
    <w:basedOn w:val="Standard"/>
    <w:rsid w:val="002B4A4F"/>
    <w:pPr>
      <w:numPr>
        <w:ilvl w:val="1"/>
        <w:numId w:val="3"/>
      </w:numPr>
    </w:pPr>
    <w:rPr>
      <w:lang w:val="de-AT"/>
    </w:rPr>
  </w:style>
  <w:style w:type="paragraph" w:customStyle="1" w:styleId="DeckblattTitel1">
    <w:name w:val="Deckblatt Titel 1"/>
    <w:basedOn w:val="Standard"/>
    <w:rsid w:val="004034C7"/>
    <w:pPr>
      <w:spacing w:after="120" w:line="264" w:lineRule="auto"/>
      <w:contextualSpacing/>
    </w:pPr>
    <w:rPr>
      <w:color w:val="FFFFFF"/>
      <w:sz w:val="72"/>
      <w:lang w:val="de-AT"/>
    </w:rPr>
  </w:style>
  <w:style w:type="paragraph" w:customStyle="1" w:styleId="DeckblattTitel2">
    <w:name w:val="Deckblatt Titel 2"/>
    <w:basedOn w:val="Standard"/>
    <w:rsid w:val="004034C7"/>
    <w:pPr>
      <w:spacing w:after="120" w:line="264" w:lineRule="auto"/>
      <w:contextualSpacing/>
    </w:pPr>
    <w:rPr>
      <w:color w:val="FFFFFF"/>
      <w:sz w:val="52"/>
    </w:rPr>
  </w:style>
  <w:style w:type="paragraph" w:customStyle="1" w:styleId="DeckblattTitel3">
    <w:name w:val="Deckblatt Titel 3"/>
    <w:basedOn w:val="Standard"/>
    <w:rsid w:val="004034C7"/>
    <w:pPr>
      <w:spacing w:after="120" w:line="264" w:lineRule="auto"/>
      <w:contextualSpacing/>
    </w:pPr>
    <w:rPr>
      <w:color w:val="0086CB"/>
      <w:sz w:val="36"/>
    </w:rPr>
  </w:style>
  <w:style w:type="paragraph" w:styleId="Sprechblasentext">
    <w:name w:val="Balloon Text"/>
    <w:basedOn w:val="Standard"/>
    <w:semiHidden/>
    <w:rsid w:val="00AC06A8"/>
    <w:rPr>
      <w:rFonts w:ascii="Tahoma" w:hAnsi="Tahoma" w:cs="Tahoma"/>
      <w:sz w:val="16"/>
      <w:szCs w:val="16"/>
    </w:rPr>
  </w:style>
  <w:style w:type="paragraph" w:styleId="Kopfzeile">
    <w:name w:val="header"/>
    <w:basedOn w:val="Standard"/>
    <w:link w:val="KopfzeileZchn"/>
    <w:rsid w:val="00186798"/>
    <w:pPr>
      <w:tabs>
        <w:tab w:val="center" w:pos="4536"/>
        <w:tab w:val="right" w:pos="9072"/>
      </w:tabs>
    </w:pPr>
  </w:style>
  <w:style w:type="character" w:customStyle="1" w:styleId="KopfzeileZchn">
    <w:name w:val="Kopfzeile Zchn"/>
    <w:link w:val="Kopfzeile"/>
    <w:rsid w:val="00186798"/>
    <w:rPr>
      <w:rFonts w:ascii="Arial" w:hAnsi="Arial"/>
      <w:sz w:val="22"/>
      <w:szCs w:val="22"/>
      <w:lang w:val="de-DE" w:eastAsia="de-DE"/>
    </w:rPr>
  </w:style>
  <w:style w:type="paragraph" w:styleId="Listenabsatz">
    <w:name w:val="List Paragraph"/>
    <w:basedOn w:val="Standard"/>
    <w:uiPriority w:val="34"/>
    <w:qFormat/>
    <w:rsid w:val="001B102D"/>
    <w:pPr>
      <w:ind w:left="720"/>
      <w:contextualSpacing/>
    </w:pPr>
  </w:style>
  <w:style w:type="paragraph" w:styleId="Inhaltsverzeichnisberschrift">
    <w:name w:val="TOC Heading"/>
    <w:basedOn w:val="berschrift1"/>
    <w:next w:val="Standard"/>
    <w:uiPriority w:val="39"/>
    <w:semiHidden/>
    <w:unhideWhenUsed/>
    <w:qFormat/>
    <w:rsid w:val="006468FC"/>
    <w:pPr>
      <w:keepLines/>
      <w:spacing w:before="480" w:after="0" w:line="276" w:lineRule="auto"/>
      <w:contextualSpacing w:val="0"/>
      <w:outlineLvl w:val="9"/>
    </w:pPr>
    <w:rPr>
      <w:rFonts w:asciiTheme="majorHAnsi" w:eastAsiaTheme="majorEastAsia" w:hAnsiTheme="majorHAnsi" w:cstheme="majorBidi"/>
      <w:b/>
      <w:color w:val="365F91" w:themeColor="accent1" w:themeShade="BF"/>
      <w:kern w:val="0"/>
      <w:sz w:val="28"/>
      <w:szCs w:val="28"/>
      <w:lang w:val="en-US" w:eastAsia="ja-JP"/>
    </w:rPr>
  </w:style>
  <w:style w:type="paragraph" w:styleId="Verzeichnis1">
    <w:name w:val="toc 1"/>
    <w:basedOn w:val="Standard"/>
    <w:next w:val="Standard"/>
    <w:autoRedefine/>
    <w:uiPriority w:val="39"/>
    <w:rsid w:val="006468FC"/>
    <w:pPr>
      <w:spacing w:after="100"/>
    </w:pPr>
  </w:style>
  <w:style w:type="paragraph" w:styleId="Verzeichnis2">
    <w:name w:val="toc 2"/>
    <w:basedOn w:val="Standard"/>
    <w:next w:val="Standard"/>
    <w:autoRedefine/>
    <w:uiPriority w:val="39"/>
    <w:rsid w:val="006468FC"/>
    <w:pPr>
      <w:spacing w:after="100"/>
      <w:ind w:left="220"/>
    </w:pPr>
  </w:style>
  <w:style w:type="paragraph" w:styleId="Index1">
    <w:name w:val="index 1"/>
    <w:basedOn w:val="Standard"/>
    <w:next w:val="Standard"/>
    <w:autoRedefine/>
    <w:uiPriority w:val="99"/>
    <w:rsid w:val="00BA68DA"/>
    <w:pPr>
      <w:ind w:left="220" w:hanging="220"/>
    </w:pPr>
    <w:rPr>
      <w:rFonts w:asciiTheme="minorHAnsi" w:hAnsiTheme="minorHAnsi"/>
      <w:sz w:val="18"/>
      <w:szCs w:val="21"/>
    </w:rPr>
  </w:style>
  <w:style w:type="paragraph" w:styleId="Index2">
    <w:name w:val="index 2"/>
    <w:basedOn w:val="Standard"/>
    <w:next w:val="Standard"/>
    <w:autoRedefine/>
    <w:uiPriority w:val="99"/>
    <w:rsid w:val="00BA68DA"/>
    <w:pPr>
      <w:ind w:left="440" w:hanging="220"/>
    </w:pPr>
    <w:rPr>
      <w:rFonts w:asciiTheme="minorHAnsi" w:hAnsiTheme="minorHAnsi"/>
      <w:sz w:val="18"/>
      <w:szCs w:val="21"/>
    </w:rPr>
  </w:style>
  <w:style w:type="paragraph" w:styleId="Index3">
    <w:name w:val="index 3"/>
    <w:basedOn w:val="Standard"/>
    <w:next w:val="Standard"/>
    <w:autoRedefine/>
    <w:rsid w:val="00BA68DA"/>
    <w:pPr>
      <w:ind w:left="660" w:hanging="220"/>
    </w:pPr>
    <w:rPr>
      <w:rFonts w:asciiTheme="minorHAnsi" w:hAnsiTheme="minorHAnsi"/>
      <w:sz w:val="18"/>
      <w:szCs w:val="21"/>
    </w:rPr>
  </w:style>
  <w:style w:type="paragraph" w:styleId="Index4">
    <w:name w:val="index 4"/>
    <w:basedOn w:val="Standard"/>
    <w:next w:val="Standard"/>
    <w:autoRedefine/>
    <w:rsid w:val="00BA68DA"/>
    <w:pPr>
      <w:ind w:left="880" w:hanging="220"/>
    </w:pPr>
    <w:rPr>
      <w:rFonts w:asciiTheme="minorHAnsi" w:hAnsiTheme="minorHAnsi"/>
      <w:sz w:val="18"/>
      <w:szCs w:val="21"/>
    </w:rPr>
  </w:style>
  <w:style w:type="paragraph" w:styleId="Index5">
    <w:name w:val="index 5"/>
    <w:basedOn w:val="Standard"/>
    <w:next w:val="Standard"/>
    <w:autoRedefine/>
    <w:rsid w:val="00BA68DA"/>
    <w:pPr>
      <w:ind w:left="1100" w:hanging="220"/>
    </w:pPr>
    <w:rPr>
      <w:rFonts w:asciiTheme="minorHAnsi" w:hAnsiTheme="minorHAnsi"/>
      <w:sz w:val="18"/>
      <w:szCs w:val="21"/>
    </w:rPr>
  </w:style>
  <w:style w:type="paragraph" w:styleId="Index6">
    <w:name w:val="index 6"/>
    <w:basedOn w:val="Standard"/>
    <w:next w:val="Standard"/>
    <w:autoRedefine/>
    <w:rsid w:val="00BA68DA"/>
    <w:pPr>
      <w:ind w:left="1320" w:hanging="220"/>
    </w:pPr>
    <w:rPr>
      <w:rFonts w:asciiTheme="minorHAnsi" w:hAnsiTheme="minorHAnsi"/>
      <w:sz w:val="18"/>
      <w:szCs w:val="21"/>
    </w:rPr>
  </w:style>
  <w:style w:type="paragraph" w:styleId="Index7">
    <w:name w:val="index 7"/>
    <w:basedOn w:val="Standard"/>
    <w:next w:val="Standard"/>
    <w:autoRedefine/>
    <w:rsid w:val="00BA68DA"/>
    <w:pPr>
      <w:ind w:left="1540" w:hanging="220"/>
    </w:pPr>
    <w:rPr>
      <w:rFonts w:asciiTheme="minorHAnsi" w:hAnsiTheme="minorHAnsi"/>
      <w:sz w:val="18"/>
      <w:szCs w:val="21"/>
    </w:rPr>
  </w:style>
  <w:style w:type="paragraph" w:styleId="Index8">
    <w:name w:val="index 8"/>
    <w:basedOn w:val="Standard"/>
    <w:next w:val="Standard"/>
    <w:autoRedefine/>
    <w:rsid w:val="00BA68DA"/>
    <w:pPr>
      <w:ind w:left="1760" w:hanging="220"/>
    </w:pPr>
    <w:rPr>
      <w:rFonts w:asciiTheme="minorHAnsi" w:hAnsiTheme="minorHAnsi"/>
      <w:sz w:val="18"/>
      <w:szCs w:val="21"/>
    </w:rPr>
  </w:style>
  <w:style w:type="paragraph" w:styleId="Index9">
    <w:name w:val="index 9"/>
    <w:basedOn w:val="Standard"/>
    <w:next w:val="Standard"/>
    <w:autoRedefine/>
    <w:rsid w:val="00BA68DA"/>
    <w:pPr>
      <w:ind w:left="1980" w:hanging="220"/>
    </w:pPr>
    <w:rPr>
      <w:rFonts w:asciiTheme="minorHAnsi" w:hAnsiTheme="minorHAnsi"/>
      <w:sz w:val="18"/>
      <w:szCs w:val="21"/>
    </w:rPr>
  </w:style>
  <w:style w:type="paragraph" w:styleId="Indexberschrift">
    <w:name w:val="index heading"/>
    <w:basedOn w:val="Standard"/>
    <w:next w:val="Index1"/>
    <w:uiPriority w:val="99"/>
    <w:rsid w:val="00BA68DA"/>
    <w:pPr>
      <w:spacing w:before="240" w:after="120"/>
      <w:jc w:val="center"/>
    </w:pPr>
    <w:rPr>
      <w:rFonts w:asciiTheme="minorHAnsi" w:hAnsiTheme="minorHAnsi"/>
      <w:b/>
      <w:bCs/>
      <w:sz w:val="26"/>
      <w:szCs w:val="31"/>
    </w:rPr>
  </w:style>
  <w:style w:type="character" w:styleId="Kommentarzeichen">
    <w:name w:val="annotation reference"/>
    <w:basedOn w:val="Absatz-Standardschriftart"/>
    <w:uiPriority w:val="99"/>
    <w:unhideWhenUsed/>
    <w:rsid w:val="00FA1022"/>
    <w:rPr>
      <w:sz w:val="16"/>
      <w:szCs w:val="16"/>
    </w:rPr>
  </w:style>
  <w:style w:type="character" w:customStyle="1" w:styleId="KommentartextZchn">
    <w:name w:val="Kommentartext Zchn"/>
    <w:basedOn w:val="Absatz-Standardschriftart"/>
    <w:link w:val="Kommentartext"/>
    <w:uiPriority w:val="99"/>
    <w:rsid w:val="00FA1022"/>
    <w:rPr>
      <w:rFonts w:ascii="Arial" w:hAnsi="Arial"/>
      <w:lang w:val="de-DE" w:eastAsia="de-DE"/>
    </w:rPr>
  </w:style>
  <w:style w:type="paragraph" w:styleId="Kommentartext">
    <w:name w:val="annotation text"/>
    <w:basedOn w:val="Standard"/>
    <w:link w:val="KommentartextZchn"/>
    <w:uiPriority w:val="99"/>
    <w:unhideWhenUsed/>
    <w:rsid w:val="00FA1022"/>
    <w:pPr>
      <w:suppressAutoHyphens/>
      <w:spacing w:line="240" w:lineRule="auto"/>
    </w:pPr>
    <w:rPr>
      <w:sz w:val="20"/>
      <w:szCs w:val="20"/>
    </w:rPr>
  </w:style>
  <w:style w:type="character" w:customStyle="1" w:styleId="KommentartextZchn1">
    <w:name w:val="Kommentartext Zchn1"/>
    <w:basedOn w:val="Absatz-Standardschriftart"/>
    <w:rsid w:val="00FA1022"/>
    <w:rPr>
      <w:rFonts w:ascii="Arial" w:hAnsi="Arial"/>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7314665">
      <w:bodyDiv w:val="1"/>
      <w:marLeft w:val="0"/>
      <w:marRight w:val="0"/>
      <w:marTop w:val="0"/>
      <w:marBottom w:val="0"/>
      <w:divBdr>
        <w:top w:val="none" w:sz="0" w:space="0" w:color="auto"/>
        <w:left w:val="none" w:sz="0" w:space="0" w:color="auto"/>
        <w:bottom w:val="none" w:sz="0" w:space="0" w:color="auto"/>
        <w:right w:val="none" w:sz="0" w:space="0" w:color="auto"/>
      </w:divBdr>
      <w:divsChild>
        <w:div w:id="1287006912">
          <w:marLeft w:val="547"/>
          <w:marRight w:val="0"/>
          <w:marTop w:val="106"/>
          <w:marBottom w:val="0"/>
          <w:divBdr>
            <w:top w:val="none" w:sz="0" w:space="0" w:color="auto"/>
            <w:left w:val="none" w:sz="0" w:space="0" w:color="auto"/>
            <w:bottom w:val="none" w:sz="0" w:space="0" w:color="auto"/>
            <w:right w:val="none" w:sz="0" w:space="0" w:color="auto"/>
          </w:divBdr>
        </w:div>
      </w:divsChild>
    </w:div>
    <w:div w:id="525364854">
      <w:bodyDiv w:val="1"/>
      <w:marLeft w:val="0"/>
      <w:marRight w:val="0"/>
      <w:marTop w:val="0"/>
      <w:marBottom w:val="0"/>
      <w:divBdr>
        <w:top w:val="none" w:sz="0" w:space="0" w:color="auto"/>
        <w:left w:val="none" w:sz="0" w:space="0" w:color="auto"/>
        <w:bottom w:val="none" w:sz="0" w:space="0" w:color="auto"/>
        <w:right w:val="none" w:sz="0" w:space="0" w:color="auto"/>
      </w:divBdr>
      <w:divsChild>
        <w:div w:id="2146652659">
          <w:marLeft w:val="547"/>
          <w:marRight w:val="0"/>
          <w:marTop w:val="115"/>
          <w:marBottom w:val="0"/>
          <w:divBdr>
            <w:top w:val="none" w:sz="0" w:space="0" w:color="auto"/>
            <w:left w:val="none" w:sz="0" w:space="0" w:color="auto"/>
            <w:bottom w:val="none" w:sz="0" w:space="0" w:color="auto"/>
            <w:right w:val="none" w:sz="0" w:space="0" w:color="auto"/>
          </w:divBdr>
        </w:div>
        <w:div w:id="1157069400">
          <w:marLeft w:val="1166"/>
          <w:marRight w:val="0"/>
          <w:marTop w:val="115"/>
          <w:marBottom w:val="0"/>
          <w:divBdr>
            <w:top w:val="none" w:sz="0" w:space="0" w:color="auto"/>
            <w:left w:val="none" w:sz="0" w:space="0" w:color="auto"/>
            <w:bottom w:val="none" w:sz="0" w:space="0" w:color="auto"/>
            <w:right w:val="none" w:sz="0" w:space="0" w:color="auto"/>
          </w:divBdr>
        </w:div>
        <w:div w:id="1549104074">
          <w:marLeft w:val="547"/>
          <w:marRight w:val="0"/>
          <w:marTop w:val="115"/>
          <w:marBottom w:val="0"/>
          <w:divBdr>
            <w:top w:val="none" w:sz="0" w:space="0" w:color="auto"/>
            <w:left w:val="none" w:sz="0" w:space="0" w:color="auto"/>
            <w:bottom w:val="none" w:sz="0" w:space="0" w:color="auto"/>
            <w:right w:val="none" w:sz="0" w:space="0" w:color="auto"/>
          </w:divBdr>
        </w:div>
        <w:div w:id="1868064069">
          <w:marLeft w:val="1166"/>
          <w:marRight w:val="0"/>
          <w:marTop w:val="115"/>
          <w:marBottom w:val="0"/>
          <w:divBdr>
            <w:top w:val="none" w:sz="0" w:space="0" w:color="auto"/>
            <w:left w:val="none" w:sz="0" w:space="0" w:color="auto"/>
            <w:bottom w:val="none" w:sz="0" w:space="0" w:color="auto"/>
            <w:right w:val="none" w:sz="0" w:space="0" w:color="auto"/>
          </w:divBdr>
        </w:div>
      </w:divsChild>
    </w:div>
    <w:div w:id="677390747">
      <w:bodyDiv w:val="1"/>
      <w:marLeft w:val="0"/>
      <w:marRight w:val="0"/>
      <w:marTop w:val="0"/>
      <w:marBottom w:val="0"/>
      <w:divBdr>
        <w:top w:val="none" w:sz="0" w:space="0" w:color="auto"/>
        <w:left w:val="none" w:sz="0" w:space="0" w:color="auto"/>
        <w:bottom w:val="none" w:sz="0" w:space="0" w:color="auto"/>
        <w:right w:val="none" w:sz="0" w:space="0" w:color="auto"/>
      </w:divBdr>
      <w:divsChild>
        <w:div w:id="1598633243">
          <w:marLeft w:val="547"/>
          <w:marRight w:val="0"/>
          <w:marTop w:val="106"/>
          <w:marBottom w:val="0"/>
          <w:divBdr>
            <w:top w:val="none" w:sz="0" w:space="0" w:color="auto"/>
            <w:left w:val="none" w:sz="0" w:space="0" w:color="auto"/>
            <w:bottom w:val="none" w:sz="0" w:space="0" w:color="auto"/>
            <w:right w:val="none" w:sz="0" w:space="0" w:color="auto"/>
          </w:divBdr>
        </w:div>
        <w:div w:id="505369467">
          <w:marLeft w:val="547"/>
          <w:marRight w:val="0"/>
          <w:marTop w:val="106"/>
          <w:marBottom w:val="0"/>
          <w:divBdr>
            <w:top w:val="none" w:sz="0" w:space="0" w:color="auto"/>
            <w:left w:val="none" w:sz="0" w:space="0" w:color="auto"/>
            <w:bottom w:val="none" w:sz="0" w:space="0" w:color="auto"/>
            <w:right w:val="none" w:sz="0" w:space="0" w:color="auto"/>
          </w:divBdr>
        </w:div>
      </w:divsChild>
    </w:div>
    <w:div w:id="1058673101">
      <w:bodyDiv w:val="1"/>
      <w:marLeft w:val="0"/>
      <w:marRight w:val="0"/>
      <w:marTop w:val="0"/>
      <w:marBottom w:val="0"/>
      <w:divBdr>
        <w:top w:val="none" w:sz="0" w:space="0" w:color="auto"/>
        <w:left w:val="none" w:sz="0" w:space="0" w:color="auto"/>
        <w:bottom w:val="none" w:sz="0" w:space="0" w:color="auto"/>
        <w:right w:val="none" w:sz="0" w:space="0" w:color="auto"/>
      </w:divBdr>
      <w:divsChild>
        <w:div w:id="679509342">
          <w:marLeft w:val="547"/>
          <w:marRight w:val="0"/>
          <w:marTop w:val="134"/>
          <w:marBottom w:val="0"/>
          <w:divBdr>
            <w:top w:val="none" w:sz="0" w:space="0" w:color="auto"/>
            <w:left w:val="none" w:sz="0" w:space="0" w:color="auto"/>
            <w:bottom w:val="none" w:sz="0" w:space="0" w:color="auto"/>
            <w:right w:val="none" w:sz="0" w:space="0" w:color="auto"/>
          </w:divBdr>
        </w:div>
        <w:div w:id="1232274007">
          <w:marLeft w:val="547"/>
          <w:marRight w:val="0"/>
          <w:marTop w:val="134"/>
          <w:marBottom w:val="0"/>
          <w:divBdr>
            <w:top w:val="none" w:sz="0" w:space="0" w:color="auto"/>
            <w:left w:val="none" w:sz="0" w:space="0" w:color="auto"/>
            <w:bottom w:val="none" w:sz="0" w:space="0" w:color="auto"/>
            <w:right w:val="none" w:sz="0" w:space="0" w:color="auto"/>
          </w:divBdr>
        </w:div>
        <w:div w:id="826943018">
          <w:marLeft w:val="547"/>
          <w:marRight w:val="0"/>
          <w:marTop w:val="134"/>
          <w:marBottom w:val="0"/>
          <w:divBdr>
            <w:top w:val="none" w:sz="0" w:space="0" w:color="auto"/>
            <w:left w:val="none" w:sz="0" w:space="0" w:color="auto"/>
            <w:bottom w:val="none" w:sz="0" w:space="0" w:color="auto"/>
            <w:right w:val="none" w:sz="0" w:space="0" w:color="auto"/>
          </w:divBdr>
        </w:div>
        <w:div w:id="1083449511">
          <w:marLeft w:val="547"/>
          <w:marRight w:val="0"/>
          <w:marTop w:val="134"/>
          <w:marBottom w:val="0"/>
          <w:divBdr>
            <w:top w:val="none" w:sz="0" w:space="0" w:color="auto"/>
            <w:left w:val="none" w:sz="0" w:space="0" w:color="auto"/>
            <w:bottom w:val="none" w:sz="0" w:space="0" w:color="auto"/>
            <w:right w:val="none" w:sz="0" w:space="0" w:color="auto"/>
          </w:divBdr>
        </w:div>
      </w:divsChild>
    </w:div>
    <w:div w:id="1119186318">
      <w:bodyDiv w:val="1"/>
      <w:marLeft w:val="0"/>
      <w:marRight w:val="0"/>
      <w:marTop w:val="0"/>
      <w:marBottom w:val="0"/>
      <w:divBdr>
        <w:top w:val="none" w:sz="0" w:space="0" w:color="auto"/>
        <w:left w:val="none" w:sz="0" w:space="0" w:color="auto"/>
        <w:bottom w:val="none" w:sz="0" w:space="0" w:color="auto"/>
        <w:right w:val="none" w:sz="0" w:space="0" w:color="auto"/>
      </w:divBdr>
      <w:divsChild>
        <w:div w:id="1424306011">
          <w:marLeft w:val="547"/>
          <w:marRight w:val="0"/>
          <w:marTop w:val="106"/>
          <w:marBottom w:val="0"/>
          <w:divBdr>
            <w:top w:val="none" w:sz="0" w:space="0" w:color="auto"/>
            <w:left w:val="none" w:sz="0" w:space="0" w:color="auto"/>
            <w:bottom w:val="none" w:sz="0" w:space="0" w:color="auto"/>
            <w:right w:val="none" w:sz="0" w:space="0" w:color="auto"/>
          </w:divBdr>
        </w:div>
      </w:divsChild>
    </w:div>
    <w:div w:id="1884245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asterics-academy.net/Flipmouse" TargetMode="External"/><Relationship Id="rId26" Type="http://schemas.openxmlformats.org/officeDocument/2006/relationships/image" Target="media/image11.tmp"/><Relationship Id="rId39" Type="http://schemas.openxmlformats.org/officeDocument/2006/relationships/image" Target="media/image23.tmp"/><Relationship Id="rId21" Type="http://schemas.openxmlformats.org/officeDocument/2006/relationships/image" Target="media/image6.tmp"/><Relationship Id="rId34" Type="http://schemas.openxmlformats.org/officeDocument/2006/relationships/image" Target="media/image19.jpeg"/><Relationship Id="rId42" Type="http://schemas.openxmlformats.org/officeDocument/2006/relationships/image" Target="media/image26.tmp"/><Relationship Id="rId47" Type="http://schemas.openxmlformats.org/officeDocument/2006/relationships/image" Target="media/image31.tmp"/><Relationship Id="rId50" Type="http://schemas.openxmlformats.org/officeDocument/2006/relationships/image" Target="media/image35.tmp"/><Relationship Id="rId55" Type="http://schemas.openxmlformats.org/officeDocument/2006/relationships/image" Target="media/image40.jpe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www.asterics.org" TargetMode="External"/><Relationship Id="rId25" Type="http://schemas.openxmlformats.org/officeDocument/2006/relationships/image" Target="media/image10.tmp"/><Relationship Id="rId33" Type="http://schemas.openxmlformats.org/officeDocument/2006/relationships/image" Target="media/image18.tmp"/><Relationship Id="rId38" Type="http://schemas.openxmlformats.org/officeDocument/2006/relationships/image" Target="media/image25.png"/><Relationship Id="rId46" Type="http://schemas.openxmlformats.org/officeDocument/2006/relationships/image" Target="media/image30.tmp"/><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s://www.pjrc.com/teensy/serial_install.exe" TargetMode="External"/><Relationship Id="rId29" Type="http://schemas.openxmlformats.org/officeDocument/2006/relationships/image" Target="media/image14.tmp"/><Relationship Id="rId41" Type="http://schemas.openxmlformats.org/officeDocument/2006/relationships/image" Target="media/image25.tmp"/><Relationship Id="rId54" Type="http://schemas.openxmlformats.org/officeDocument/2006/relationships/image" Target="media/image3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tmp"/><Relationship Id="rId37" Type="http://schemas.openxmlformats.org/officeDocument/2006/relationships/image" Target="media/image22.tmp"/><Relationship Id="rId40" Type="http://schemas.openxmlformats.org/officeDocument/2006/relationships/image" Target="media/image24.png"/><Relationship Id="rId45" Type="http://schemas.openxmlformats.org/officeDocument/2006/relationships/image" Target="media/image29.tmp"/><Relationship Id="rId53" Type="http://schemas.openxmlformats.org/officeDocument/2006/relationships/image" Target="media/image38.jpe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gif"/><Relationship Id="rId23" Type="http://schemas.openxmlformats.org/officeDocument/2006/relationships/image" Target="media/image8.tmp"/><Relationship Id="rId28" Type="http://schemas.openxmlformats.org/officeDocument/2006/relationships/image" Target="media/image13.tmp"/><Relationship Id="rId36" Type="http://schemas.openxmlformats.org/officeDocument/2006/relationships/image" Target="media/image21.tmp"/><Relationship Id="rId49" Type="http://schemas.openxmlformats.org/officeDocument/2006/relationships/image" Target="media/image34.tmp"/><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www.microsoft.com/en-us/download/confirmation.aspx?id=17718" TargetMode="External"/><Relationship Id="rId31" Type="http://schemas.openxmlformats.org/officeDocument/2006/relationships/image" Target="media/image16.tmp"/><Relationship Id="rId44" Type="http://schemas.openxmlformats.org/officeDocument/2006/relationships/image" Target="media/image28.tmp"/><Relationship Id="rId52" Type="http://schemas.openxmlformats.org/officeDocument/2006/relationships/image" Target="media/image37.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www.asterics-academy.net" TargetMode="External"/><Relationship Id="rId22" Type="http://schemas.openxmlformats.org/officeDocument/2006/relationships/image" Target="media/image7.jpeg"/><Relationship Id="rId27" Type="http://schemas.openxmlformats.org/officeDocument/2006/relationships/image" Target="media/image12.tmp"/><Relationship Id="rId30" Type="http://schemas.openxmlformats.org/officeDocument/2006/relationships/image" Target="media/image15.tmp"/><Relationship Id="rId35" Type="http://schemas.openxmlformats.org/officeDocument/2006/relationships/image" Target="media/image20.tmp"/><Relationship Id="rId43" Type="http://schemas.openxmlformats.org/officeDocument/2006/relationships/image" Target="media/image27.tmp"/><Relationship Id="rId48" Type="http://schemas.openxmlformats.org/officeDocument/2006/relationships/header" Target="header2.xml"/><Relationship Id="rId56" Type="http://schemas.openxmlformats.org/officeDocument/2006/relationships/hyperlink" Target="https://quadjoy.com/shop/" TargetMode="External"/><Relationship Id="rId8" Type="http://schemas.openxmlformats.org/officeDocument/2006/relationships/endnotes" Target="endnotes.xml"/><Relationship Id="rId51" Type="http://schemas.openxmlformats.org/officeDocument/2006/relationships/image" Target="media/image36.tmp"/><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2" Type="http://schemas.openxmlformats.org/officeDocument/2006/relationships/image" Target="media/image33.jpeg"/><Relationship Id="rId1"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Technikum\AsTeRICS\asterics-academy\AP1-Management\Logos&amp;Templates\AsTeRICS-Academy_template_neu.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408C26-30DA-4AE4-BCA9-79B95EB4F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AsTeRICS-Academy_template_neu.dot</Template>
  <TotalTime>0</TotalTime>
  <Pages>32</Pages>
  <Words>3904</Words>
  <Characters>24601</Characters>
  <Application>Microsoft Office Word</Application>
  <DocSecurity>0</DocSecurity>
  <Lines>205</Lines>
  <Paragraphs>56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Überschrift 1</vt:lpstr>
      <vt:lpstr>Überschrift 1</vt:lpstr>
    </vt:vector>
  </TitlesOfParts>
  <Company>Technikum Wien</Company>
  <LinksUpToDate>false</LinksUpToDate>
  <CharactersWithSpaces>28449</CharactersWithSpaces>
  <SharedDoc>false</SharedDoc>
  <HLinks>
    <vt:vector size="6" baseType="variant">
      <vt:variant>
        <vt:i4>1835018</vt:i4>
      </vt:variant>
      <vt:variant>
        <vt:i4>0</vt:i4>
      </vt:variant>
      <vt:variant>
        <vt:i4>0</vt:i4>
      </vt:variant>
      <vt:variant>
        <vt:i4>5</vt:i4>
      </vt:variant>
      <vt:variant>
        <vt:lpwstr>http://www.technikum-wien.at/</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Überschrift 1</dc:title>
  <dc:creator>David</dc:creator>
  <cp:lastModifiedBy>chris veigl</cp:lastModifiedBy>
  <cp:revision>67</cp:revision>
  <cp:lastPrinted>2015-03-25T14:21:00Z</cp:lastPrinted>
  <dcterms:created xsi:type="dcterms:W3CDTF">2015-03-13T16:52:00Z</dcterms:created>
  <dcterms:modified xsi:type="dcterms:W3CDTF">2015-03-30T20:13:00Z</dcterms:modified>
</cp:coreProperties>
</file>